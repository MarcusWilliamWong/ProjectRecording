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2A6659" w14:textId="77777777" w:rsidR="00941A28" w:rsidRPr="00941A28" w:rsidRDefault="00941A28" w:rsidP="008F2F59">
      <w:pPr>
        <w:jc w:val="left"/>
        <w:rPr>
          <w:rFonts w:ascii="Arial Narrow" w:hAnsi="Arial Narrow" w:cs="Arial"/>
          <w:sz w:val="16"/>
          <w:szCs w:val="16"/>
        </w:rPr>
      </w:pPr>
    </w:p>
    <w:p w14:paraId="6B6ABAF4" w14:textId="77777777" w:rsidR="008F2F59" w:rsidRPr="00876D68" w:rsidRDefault="00D11DDF" w:rsidP="008F2F59">
      <w:pPr>
        <w:jc w:val="left"/>
        <w:rPr>
          <w:rFonts w:ascii="Arial Narrow" w:hAnsi="Arial Narrow" w:cs="Arial"/>
          <w:sz w:val="28"/>
          <w:szCs w:val="28"/>
        </w:rPr>
      </w:pPr>
      <w:r w:rsidRPr="00876D68">
        <w:rPr>
          <w:rFonts w:ascii="Arial Narrow" w:hAnsi="Arial Narrow" w:cs="Arial"/>
          <w:sz w:val="28"/>
          <w:szCs w:val="28"/>
        </w:rPr>
        <w:t xml:space="preserve">Please tick </w:t>
      </w:r>
      <w:r w:rsidR="008F2F59" w:rsidRPr="00876D68">
        <w:rPr>
          <w:rFonts w:ascii="Arial Narrow" w:hAnsi="Arial Narrow" w:cs="Arial"/>
          <w:sz w:val="28"/>
          <w:szCs w:val="28"/>
        </w:rPr>
        <w:t>appropriate project:</w:t>
      </w:r>
    </w:p>
    <w:p w14:paraId="0A37501D" w14:textId="77777777" w:rsidR="008F2F59" w:rsidRPr="00876D68" w:rsidRDefault="008F2F59" w:rsidP="000A6F83">
      <w:pPr>
        <w:jc w:val="center"/>
        <w:rPr>
          <w:rFonts w:ascii="Arial Narrow" w:hAnsi="Arial Narrow" w:cs="Arial"/>
          <w:b/>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9"/>
        <w:gridCol w:w="567"/>
      </w:tblGrid>
      <w:tr w:rsidR="008F2F59" w:rsidRPr="00E937CF" w14:paraId="7AF82BA1" w14:textId="77777777" w:rsidTr="00AE7110">
        <w:tc>
          <w:tcPr>
            <w:tcW w:w="4219" w:type="dxa"/>
            <w:tcBorders>
              <w:top w:val="nil"/>
              <w:left w:val="nil"/>
              <w:bottom w:val="nil"/>
              <w:right w:val="single" w:sz="4" w:space="0" w:color="auto"/>
            </w:tcBorders>
            <w:shd w:val="clear" w:color="auto" w:fill="auto"/>
          </w:tcPr>
          <w:p w14:paraId="52B11EE8" w14:textId="77777777" w:rsidR="008F2F59" w:rsidRPr="00E937CF" w:rsidRDefault="008F2F59" w:rsidP="00166F67">
            <w:pPr>
              <w:jc w:val="left"/>
              <w:rPr>
                <w:rFonts w:ascii="Arial Narrow" w:hAnsi="Arial Narrow" w:cs="Arial"/>
                <w:sz w:val="28"/>
                <w:szCs w:val="28"/>
              </w:rPr>
            </w:pPr>
            <w:r w:rsidRPr="00E937CF">
              <w:rPr>
                <w:rFonts w:ascii="Arial Narrow" w:hAnsi="Arial Narrow" w:cs="Arial"/>
                <w:sz w:val="28"/>
                <w:szCs w:val="28"/>
              </w:rPr>
              <w:t>ENG</w:t>
            </w:r>
            <w:r w:rsidR="00166F67" w:rsidRPr="00E937CF">
              <w:rPr>
                <w:rFonts w:ascii="Arial Narrow" w:hAnsi="Arial Narrow" w:cs="Arial"/>
                <w:sz w:val="28"/>
                <w:szCs w:val="28"/>
              </w:rPr>
              <w:t>5059P</w:t>
            </w:r>
            <w:r w:rsidRPr="00E937CF">
              <w:rPr>
                <w:rFonts w:ascii="Arial Narrow" w:hAnsi="Arial Narrow" w:cs="Arial"/>
                <w:sz w:val="28"/>
                <w:szCs w:val="28"/>
              </w:rPr>
              <w:t xml:space="preserve"> (</w:t>
            </w:r>
            <w:r w:rsidR="00166F67" w:rsidRPr="00E937CF">
              <w:rPr>
                <w:rFonts w:ascii="Arial Narrow" w:hAnsi="Arial Narrow" w:cs="Arial"/>
                <w:sz w:val="28"/>
                <w:szCs w:val="28"/>
              </w:rPr>
              <w:t>MSc</w:t>
            </w:r>
            <w:r w:rsidRPr="00E937CF">
              <w:rPr>
                <w:rFonts w:ascii="Arial Narrow" w:hAnsi="Arial Narrow" w:cs="Arial"/>
                <w:sz w:val="28"/>
                <w:szCs w:val="28"/>
              </w:rPr>
              <w:t>)</w:t>
            </w:r>
          </w:p>
        </w:tc>
        <w:tc>
          <w:tcPr>
            <w:tcW w:w="567" w:type="dxa"/>
            <w:tcBorders>
              <w:top w:val="single" w:sz="4" w:space="0" w:color="auto"/>
              <w:left w:val="single" w:sz="4" w:space="0" w:color="auto"/>
              <w:bottom w:val="single" w:sz="4" w:space="0" w:color="auto"/>
              <w:right w:val="single" w:sz="4" w:space="0" w:color="auto"/>
            </w:tcBorders>
            <w:shd w:val="clear" w:color="auto" w:fill="auto"/>
          </w:tcPr>
          <w:p w14:paraId="21EDE7D5" w14:textId="77777777" w:rsidR="008F2F59" w:rsidRPr="00E937CF" w:rsidRDefault="007A72E5" w:rsidP="007A72E5">
            <w:pPr>
              <w:jc w:val="left"/>
              <w:rPr>
                <w:rFonts w:ascii="Arial Narrow" w:hAnsi="Arial Narrow" w:cs="Arial"/>
                <w:sz w:val="28"/>
                <w:szCs w:val="28"/>
              </w:rPr>
            </w:pPr>
            <w:r w:rsidRPr="00E937CF">
              <w:rPr>
                <w:rFonts w:ascii="DengXian" w:hAnsi="DengXian" w:cs="Arial" w:hint="eastAsia"/>
                <w:sz w:val="28"/>
                <w:szCs w:val="28"/>
              </w:rPr>
              <w:t>√</w:t>
            </w:r>
          </w:p>
        </w:tc>
      </w:tr>
      <w:tr w:rsidR="008F2F59" w:rsidRPr="00E937CF" w14:paraId="5DAB6C7B" w14:textId="77777777" w:rsidTr="00AE7110">
        <w:tc>
          <w:tcPr>
            <w:tcW w:w="4219" w:type="dxa"/>
            <w:tcBorders>
              <w:top w:val="nil"/>
              <w:left w:val="nil"/>
              <w:bottom w:val="nil"/>
              <w:right w:val="nil"/>
            </w:tcBorders>
            <w:shd w:val="clear" w:color="auto" w:fill="auto"/>
          </w:tcPr>
          <w:p w14:paraId="02EB378F" w14:textId="77777777" w:rsidR="008F2F59" w:rsidRPr="00E937CF" w:rsidRDefault="008F2F59" w:rsidP="0091266D">
            <w:pPr>
              <w:jc w:val="center"/>
              <w:rPr>
                <w:rFonts w:ascii="Arial Narrow" w:hAnsi="Arial Narrow" w:cs="Arial"/>
                <w:sz w:val="28"/>
                <w:szCs w:val="28"/>
              </w:rPr>
            </w:pPr>
          </w:p>
        </w:tc>
        <w:tc>
          <w:tcPr>
            <w:tcW w:w="567" w:type="dxa"/>
            <w:tcBorders>
              <w:top w:val="single" w:sz="4" w:space="0" w:color="auto"/>
              <w:left w:val="nil"/>
              <w:bottom w:val="nil"/>
              <w:right w:val="nil"/>
            </w:tcBorders>
            <w:shd w:val="clear" w:color="auto" w:fill="auto"/>
          </w:tcPr>
          <w:p w14:paraId="6A05A809" w14:textId="77777777" w:rsidR="008F2F59" w:rsidRPr="00E937CF" w:rsidRDefault="008F2F59" w:rsidP="0091266D">
            <w:pPr>
              <w:jc w:val="center"/>
              <w:rPr>
                <w:rFonts w:ascii="Arial Narrow" w:hAnsi="Arial Narrow" w:cs="Arial"/>
                <w:sz w:val="28"/>
                <w:szCs w:val="28"/>
              </w:rPr>
            </w:pPr>
          </w:p>
        </w:tc>
      </w:tr>
    </w:tbl>
    <w:p w14:paraId="5A39BBE3" w14:textId="77777777" w:rsidR="008F2F59" w:rsidRPr="00941A28" w:rsidRDefault="008F2F59" w:rsidP="000A6F83">
      <w:pPr>
        <w:jc w:val="center"/>
        <w:rPr>
          <w:rFonts w:ascii="Arial Narrow" w:hAnsi="Arial Narrow" w:cs="Arial"/>
          <w:b/>
          <w:sz w:val="16"/>
          <w:szCs w:val="16"/>
        </w:rPr>
      </w:pP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7513"/>
      </w:tblGrid>
      <w:tr w:rsidR="008F2F59" w:rsidRPr="00E937CF" w14:paraId="71FC580F" w14:textId="77777777" w:rsidTr="0091266D">
        <w:trPr>
          <w:trHeight w:val="567"/>
        </w:trPr>
        <w:tc>
          <w:tcPr>
            <w:tcW w:w="2943" w:type="dxa"/>
            <w:shd w:val="clear" w:color="auto" w:fill="auto"/>
            <w:vAlign w:val="center"/>
          </w:tcPr>
          <w:p w14:paraId="3D0973B8" w14:textId="77777777" w:rsidR="008F2F59" w:rsidRPr="00E937CF" w:rsidRDefault="008F2F59" w:rsidP="0091266D">
            <w:pPr>
              <w:jc w:val="left"/>
              <w:rPr>
                <w:rFonts w:ascii="Arial Narrow" w:hAnsi="Arial Narrow" w:cs="Arial"/>
                <w:sz w:val="24"/>
                <w:szCs w:val="24"/>
              </w:rPr>
            </w:pPr>
            <w:r w:rsidRPr="00E937CF">
              <w:rPr>
                <w:rFonts w:ascii="Arial Narrow" w:hAnsi="Arial Narrow" w:cs="Arial"/>
                <w:sz w:val="24"/>
                <w:szCs w:val="24"/>
              </w:rPr>
              <w:t>Student Name</w:t>
            </w:r>
          </w:p>
        </w:tc>
        <w:tc>
          <w:tcPr>
            <w:tcW w:w="7513" w:type="dxa"/>
            <w:shd w:val="clear" w:color="auto" w:fill="auto"/>
            <w:vAlign w:val="center"/>
          </w:tcPr>
          <w:p w14:paraId="55E5A180" w14:textId="77777777" w:rsidR="000E3723" w:rsidRPr="00E937CF" w:rsidRDefault="007A72E5" w:rsidP="0091266D">
            <w:pPr>
              <w:jc w:val="left"/>
              <w:rPr>
                <w:rFonts w:ascii="Arial Narrow" w:hAnsi="Arial Narrow" w:cs="Arial"/>
                <w:sz w:val="28"/>
                <w:szCs w:val="28"/>
                <w:lang w:eastAsia="zh-CN"/>
              </w:rPr>
            </w:pPr>
            <w:proofErr w:type="spellStart"/>
            <w:r w:rsidRPr="00E937CF">
              <w:rPr>
                <w:rFonts w:ascii="Arial Narrow" w:hAnsi="Arial Narrow" w:cs="Arial" w:hint="eastAsia"/>
                <w:sz w:val="28"/>
                <w:szCs w:val="28"/>
                <w:lang w:eastAsia="zh-CN"/>
              </w:rPr>
              <w:t>Y</w:t>
            </w:r>
            <w:r w:rsidRPr="00E937CF">
              <w:rPr>
                <w:rFonts w:ascii="Arial Narrow" w:hAnsi="Arial Narrow" w:cs="Arial"/>
                <w:sz w:val="28"/>
                <w:szCs w:val="28"/>
                <w:lang w:eastAsia="zh-CN"/>
              </w:rPr>
              <w:t>ouqi</w:t>
            </w:r>
            <w:proofErr w:type="spellEnd"/>
            <w:r w:rsidRPr="00E937CF">
              <w:rPr>
                <w:rFonts w:ascii="Arial Narrow" w:hAnsi="Arial Narrow" w:cs="Arial"/>
                <w:sz w:val="28"/>
                <w:szCs w:val="28"/>
                <w:lang w:eastAsia="zh-CN"/>
              </w:rPr>
              <w:t xml:space="preserve"> Cheng</w:t>
            </w:r>
          </w:p>
        </w:tc>
      </w:tr>
      <w:tr w:rsidR="008F2F59" w:rsidRPr="00E937CF" w14:paraId="327DD4B9" w14:textId="77777777" w:rsidTr="0091266D">
        <w:trPr>
          <w:trHeight w:val="567"/>
        </w:trPr>
        <w:tc>
          <w:tcPr>
            <w:tcW w:w="2943" w:type="dxa"/>
            <w:shd w:val="clear" w:color="auto" w:fill="auto"/>
            <w:vAlign w:val="center"/>
          </w:tcPr>
          <w:p w14:paraId="7793F798" w14:textId="77777777" w:rsidR="008F2F59" w:rsidRPr="00E937CF" w:rsidRDefault="008F2F59" w:rsidP="0091266D">
            <w:pPr>
              <w:jc w:val="left"/>
              <w:rPr>
                <w:rFonts w:ascii="Arial Narrow" w:hAnsi="Arial Narrow" w:cs="Arial"/>
                <w:sz w:val="24"/>
                <w:szCs w:val="24"/>
              </w:rPr>
            </w:pPr>
            <w:r w:rsidRPr="00E937CF">
              <w:rPr>
                <w:rFonts w:ascii="Arial Narrow" w:hAnsi="Arial Narrow" w:cs="Arial"/>
                <w:sz w:val="24"/>
                <w:szCs w:val="24"/>
              </w:rPr>
              <w:t xml:space="preserve">Student </w:t>
            </w:r>
            <w:r w:rsidR="00DA67FD" w:rsidRPr="00E937CF">
              <w:rPr>
                <w:rFonts w:ascii="Arial Narrow" w:hAnsi="Arial Narrow" w:cs="Arial"/>
                <w:sz w:val="24"/>
                <w:szCs w:val="24"/>
              </w:rPr>
              <w:t>GUID</w:t>
            </w:r>
            <w:r w:rsidRPr="00E937CF">
              <w:rPr>
                <w:rFonts w:ascii="Arial Narrow" w:hAnsi="Arial Narrow" w:cs="Arial"/>
                <w:sz w:val="24"/>
                <w:szCs w:val="24"/>
              </w:rPr>
              <w:t xml:space="preserve"> Number</w:t>
            </w:r>
          </w:p>
        </w:tc>
        <w:tc>
          <w:tcPr>
            <w:tcW w:w="7513" w:type="dxa"/>
            <w:shd w:val="clear" w:color="auto" w:fill="auto"/>
            <w:vAlign w:val="center"/>
          </w:tcPr>
          <w:p w14:paraId="5E526268" w14:textId="77777777" w:rsidR="000E3723" w:rsidRPr="00E937CF" w:rsidRDefault="007A72E5" w:rsidP="0091266D">
            <w:pPr>
              <w:jc w:val="left"/>
              <w:rPr>
                <w:rFonts w:ascii="Arial Narrow" w:hAnsi="Arial Narrow" w:cs="Arial"/>
                <w:sz w:val="28"/>
                <w:szCs w:val="28"/>
                <w:lang w:eastAsia="zh-CN"/>
              </w:rPr>
            </w:pPr>
            <w:r w:rsidRPr="00E937CF">
              <w:rPr>
                <w:rFonts w:ascii="Arial Narrow" w:hAnsi="Arial Narrow" w:cs="Arial" w:hint="eastAsia"/>
                <w:sz w:val="28"/>
                <w:szCs w:val="28"/>
                <w:lang w:eastAsia="zh-CN"/>
              </w:rPr>
              <w:t>2</w:t>
            </w:r>
            <w:r w:rsidRPr="00E937CF">
              <w:rPr>
                <w:rFonts w:ascii="Arial Narrow" w:hAnsi="Arial Narrow" w:cs="Arial"/>
                <w:sz w:val="28"/>
                <w:szCs w:val="28"/>
                <w:lang w:eastAsia="zh-CN"/>
              </w:rPr>
              <w:t>698734C</w:t>
            </w:r>
          </w:p>
        </w:tc>
      </w:tr>
      <w:tr w:rsidR="008F2F59" w:rsidRPr="00E937CF" w14:paraId="41B44920" w14:textId="77777777" w:rsidTr="0091266D">
        <w:trPr>
          <w:trHeight w:val="567"/>
        </w:trPr>
        <w:tc>
          <w:tcPr>
            <w:tcW w:w="2943" w:type="dxa"/>
            <w:shd w:val="clear" w:color="auto" w:fill="auto"/>
            <w:vAlign w:val="center"/>
          </w:tcPr>
          <w:p w14:paraId="07399C62" w14:textId="77777777" w:rsidR="008F2F59" w:rsidRPr="00E937CF" w:rsidRDefault="008F2F59" w:rsidP="0091266D">
            <w:pPr>
              <w:jc w:val="left"/>
              <w:rPr>
                <w:rFonts w:ascii="Arial Narrow" w:hAnsi="Arial Narrow" w:cs="Arial"/>
                <w:sz w:val="24"/>
                <w:szCs w:val="24"/>
              </w:rPr>
            </w:pPr>
            <w:r w:rsidRPr="00E937CF">
              <w:rPr>
                <w:rFonts w:ascii="Arial Narrow" w:hAnsi="Arial Narrow" w:cs="Arial"/>
                <w:sz w:val="24"/>
                <w:szCs w:val="24"/>
              </w:rPr>
              <w:t>Degree programme</w:t>
            </w:r>
          </w:p>
        </w:tc>
        <w:tc>
          <w:tcPr>
            <w:tcW w:w="7513" w:type="dxa"/>
            <w:shd w:val="clear" w:color="auto" w:fill="auto"/>
            <w:vAlign w:val="center"/>
          </w:tcPr>
          <w:p w14:paraId="23EF3D8D" w14:textId="77777777" w:rsidR="000E3723" w:rsidRPr="00E937CF" w:rsidRDefault="00483392" w:rsidP="0091266D">
            <w:pPr>
              <w:jc w:val="left"/>
              <w:rPr>
                <w:rFonts w:ascii="Arial Narrow" w:hAnsi="Arial Narrow" w:cs="Arial"/>
                <w:sz w:val="28"/>
                <w:szCs w:val="28"/>
                <w:lang w:eastAsia="zh-CN"/>
              </w:rPr>
            </w:pPr>
            <w:r w:rsidRPr="00E937CF">
              <w:rPr>
                <w:rFonts w:ascii="Arial Narrow" w:hAnsi="Arial Narrow" w:cs="Arial" w:hint="eastAsia"/>
                <w:sz w:val="28"/>
                <w:szCs w:val="28"/>
                <w:lang w:eastAsia="zh-CN"/>
              </w:rPr>
              <w:t>C</w:t>
            </w:r>
            <w:r w:rsidRPr="00E937CF">
              <w:rPr>
                <w:rFonts w:ascii="Arial Narrow" w:hAnsi="Arial Narrow" w:cs="Arial"/>
                <w:sz w:val="28"/>
                <w:szCs w:val="28"/>
                <w:lang w:eastAsia="zh-CN"/>
              </w:rPr>
              <w:t>omputer System Engineering</w:t>
            </w:r>
          </w:p>
        </w:tc>
      </w:tr>
      <w:tr w:rsidR="008F2F59" w:rsidRPr="00E937CF" w14:paraId="1792F42E" w14:textId="77777777" w:rsidTr="0091266D">
        <w:trPr>
          <w:trHeight w:val="567"/>
        </w:trPr>
        <w:tc>
          <w:tcPr>
            <w:tcW w:w="2943" w:type="dxa"/>
            <w:shd w:val="clear" w:color="auto" w:fill="auto"/>
            <w:vAlign w:val="center"/>
          </w:tcPr>
          <w:p w14:paraId="7147843B" w14:textId="77777777" w:rsidR="008F2F59" w:rsidRPr="00E937CF" w:rsidRDefault="008F2F59" w:rsidP="0091266D">
            <w:pPr>
              <w:jc w:val="left"/>
              <w:rPr>
                <w:rFonts w:ascii="Arial Narrow" w:hAnsi="Arial Narrow" w:cs="Arial"/>
                <w:sz w:val="24"/>
                <w:szCs w:val="24"/>
              </w:rPr>
            </w:pPr>
            <w:r w:rsidRPr="00E937CF">
              <w:rPr>
                <w:rFonts w:ascii="Arial Narrow" w:hAnsi="Arial Narrow" w:cs="Arial"/>
                <w:sz w:val="24"/>
                <w:szCs w:val="24"/>
              </w:rPr>
              <w:t>Working Title of Project</w:t>
            </w:r>
          </w:p>
        </w:tc>
        <w:tc>
          <w:tcPr>
            <w:tcW w:w="7513" w:type="dxa"/>
            <w:shd w:val="clear" w:color="auto" w:fill="auto"/>
            <w:vAlign w:val="center"/>
          </w:tcPr>
          <w:p w14:paraId="285B9C53" w14:textId="77777777" w:rsidR="000E3723" w:rsidRPr="00E937CF" w:rsidRDefault="007A72E5" w:rsidP="0091266D">
            <w:pPr>
              <w:jc w:val="left"/>
              <w:rPr>
                <w:rFonts w:ascii="Arial Narrow" w:hAnsi="Arial Narrow" w:cs="Arial"/>
                <w:sz w:val="28"/>
                <w:szCs w:val="28"/>
              </w:rPr>
            </w:pPr>
            <w:r w:rsidRPr="00E937CF">
              <w:rPr>
                <w:rFonts w:ascii="Arial Narrow" w:hAnsi="Arial Narrow" w:cs="Arial"/>
                <w:sz w:val="28"/>
                <w:szCs w:val="28"/>
              </w:rPr>
              <w:t>Longitudinal microbiome analysis of healthy chicken ceca</w:t>
            </w:r>
          </w:p>
        </w:tc>
      </w:tr>
      <w:tr w:rsidR="008F2F59" w:rsidRPr="00E937CF" w14:paraId="396A631F" w14:textId="77777777" w:rsidTr="0091266D">
        <w:trPr>
          <w:trHeight w:val="567"/>
        </w:trPr>
        <w:tc>
          <w:tcPr>
            <w:tcW w:w="2943" w:type="dxa"/>
            <w:shd w:val="clear" w:color="auto" w:fill="auto"/>
            <w:vAlign w:val="center"/>
          </w:tcPr>
          <w:p w14:paraId="4F4EF945" w14:textId="77777777" w:rsidR="008F2F59" w:rsidRPr="00E937CF" w:rsidRDefault="008F2F59" w:rsidP="0091266D">
            <w:pPr>
              <w:jc w:val="left"/>
              <w:rPr>
                <w:rFonts w:ascii="Arial Narrow" w:hAnsi="Arial Narrow" w:cs="Arial"/>
                <w:sz w:val="24"/>
                <w:szCs w:val="24"/>
              </w:rPr>
            </w:pPr>
            <w:r w:rsidRPr="00E937CF">
              <w:rPr>
                <w:rFonts w:ascii="Arial Narrow" w:hAnsi="Arial Narrow" w:cs="Arial"/>
                <w:sz w:val="24"/>
                <w:szCs w:val="24"/>
              </w:rPr>
              <w:t>Name of Supervisor(s)</w:t>
            </w:r>
          </w:p>
        </w:tc>
        <w:tc>
          <w:tcPr>
            <w:tcW w:w="7513" w:type="dxa"/>
            <w:shd w:val="clear" w:color="auto" w:fill="auto"/>
            <w:vAlign w:val="center"/>
          </w:tcPr>
          <w:p w14:paraId="17F10D96" w14:textId="77777777" w:rsidR="000E3723" w:rsidRPr="00E937CF" w:rsidRDefault="007A72E5" w:rsidP="0091266D">
            <w:pPr>
              <w:jc w:val="left"/>
              <w:rPr>
                <w:rFonts w:ascii="Arial Narrow" w:hAnsi="Arial Narrow" w:cs="Arial"/>
                <w:sz w:val="28"/>
                <w:szCs w:val="28"/>
                <w:lang w:eastAsia="zh-CN"/>
              </w:rPr>
            </w:pPr>
            <w:proofErr w:type="spellStart"/>
            <w:r w:rsidRPr="00E937CF">
              <w:rPr>
                <w:rFonts w:ascii="Arial Narrow" w:hAnsi="Arial Narrow" w:cs="Arial" w:hint="eastAsia"/>
                <w:sz w:val="28"/>
                <w:szCs w:val="28"/>
                <w:lang w:eastAsia="zh-CN"/>
              </w:rPr>
              <w:t>U</w:t>
            </w:r>
            <w:r w:rsidRPr="00E937CF">
              <w:rPr>
                <w:rFonts w:ascii="Arial Narrow" w:hAnsi="Arial Narrow" w:cs="Arial"/>
                <w:sz w:val="28"/>
                <w:szCs w:val="28"/>
                <w:lang w:eastAsia="zh-CN"/>
              </w:rPr>
              <w:t>mer</w:t>
            </w:r>
            <w:proofErr w:type="spellEnd"/>
            <w:r w:rsidRPr="00E937CF">
              <w:rPr>
                <w:rFonts w:ascii="Arial Narrow" w:hAnsi="Arial Narrow" w:cs="Arial"/>
                <w:sz w:val="28"/>
                <w:szCs w:val="28"/>
                <w:lang w:eastAsia="zh-CN"/>
              </w:rPr>
              <w:t xml:space="preserve"> </w:t>
            </w:r>
            <w:proofErr w:type="spellStart"/>
            <w:r w:rsidRPr="00E937CF">
              <w:rPr>
                <w:rFonts w:ascii="Arial Narrow" w:hAnsi="Arial Narrow" w:cs="Arial"/>
                <w:sz w:val="28"/>
                <w:szCs w:val="28"/>
                <w:lang w:eastAsia="zh-CN"/>
              </w:rPr>
              <w:t>ljaz</w:t>
            </w:r>
            <w:proofErr w:type="spellEnd"/>
          </w:p>
        </w:tc>
      </w:tr>
      <w:tr w:rsidR="008F2F59" w:rsidRPr="00E937CF" w14:paraId="23A64AFE" w14:textId="77777777" w:rsidTr="0091266D">
        <w:trPr>
          <w:trHeight w:val="567"/>
        </w:trPr>
        <w:tc>
          <w:tcPr>
            <w:tcW w:w="2943" w:type="dxa"/>
            <w:shd w:val="clear" w:color="auto" w:fill="auto"/>
            <w:vAlign w:val="center"/>
          </w:tcPr>
          <w:p w14:paraId="216DB807" w14:textId="77777777" w:rsidR="008F2F59" w:rsidRPr="00E937CF" w:rsidRDefault="008F2F59" w:rsidP="0091266D">
            <w:pPr>
              <w:jc w:val="left"/>
              <w:rPr>
                <w:rFonts w:ascii="Arial Narrow" w:hAnsi="Arial Narrow" w:cs="Arial"/>
                <w:sz w:val="24"/>
                <w:szCs w:val="24"/>
              </w:rPr>
            </w:pPr>
            <w:r w:rsidRPr="00E937CF">
              <w:rPr>
                <w:rFonts w:ascii="Arial Narrow" w:hAnsi="Arial Narrow" w:cs="Arial"/>
                <w:sz w:val="24"/>
                <w:szCs w:val="24"/>
              </w:rPr>
              <w:t>Academic year</w:t>
            </w:r>
          </w:p>
        </w:tc>
        <w:tc>
          <w:tcPr>
            <w:tcW w:w="7513" w:type="dxa"/>
            <w:shd w:val="clear" w:color="auto" w:fill="auto"/>
            <w:vAlign w:val="center"/>
          </w:tcPr>
          <w:p w14:paraId="3A09F3F7" w14:textId="77777777" w:rsidR="000E3723" w:rsidRPr="00E937CF" w:rsidRDefault="00E16EFB" w:rsidP="00625B1F">
            <w:pPr>
              <w:jc w:val="left"/>
              <w:rPr>
                <w:rFonts w:ascii="Arial Narrow" w:hAnsi="Arial Narrow" w:cs="Arial"/>
                <w:sz w:val="28"/>
                <w:szCs w:val="28"/>
              </w:rPr>
            </w:pPr>
            <w:r w:rsidRPr="00E937CF">
              <w:rPr>
                <w:rFonts w:ascii="Arial Narrow" w:hAnsi="Arial Narrow" w:cs="Arial"/>
                <w:sz w:val="28"/>
                <w:szCs w:val="28"/>
              </w:rPr>
              <w:t>20</w:t>
            </w:r>
            <w:r w:rsidR="00BC6316" w:rsidRPr="00E937CF">
              <w:rPr>
                <w:rFonts w:ascii="Arial Narrow" w:hAnsi="Arial Narrow" w:cs="Arial"/>
                <w:sz w:val="28"/>
                <w:szCs w:val="28"/>
              </w:rPr>
              <w:t>2</w:t>
            </w:r>
            <w:r w:rsidR="00264FD4" w:rsidRPr="00E937CF">
              <w:rPr>
                <w:rFonts w:ascii="Arial Narrow" w:hAnsi="Arial Narrow" w:cs="Arial"/>
                <w:sz w:val="28"/>
                <w:szCs w:val="28"/>
              </w:rPr>
              <w:t>1</w:t>
            </w:r>
            <w:r w:rsidR="00AB1802" w:rsidRPr="00E937CF">
              <w:rPr>
                <w:rFonts w:ascii="Arial Narrow" w:hAnsi="Arial Narrow" w:cs="Arial"/>
                <w:sz w:val="28"/>
                <w:szCs w:val="28"/>
              </w:rPr>
              <w:t>-20</w:t>
            </w:r>
            <w:r w:rsidR="007E1D6D" w:rsidRPr="00E937CF">
              <w:rPr>
                <w:rFonts w:ascii="Arial Narrow" w:hAnsi="Arial Narrow" w:cs="Arial"/>
                <w:sz w:val="28"/>
                <w:szCs w:val="28"/>
              </w:rPr>
              <w:t>2</w:t>
            </w:r>
            <w:r w:rsidR="00264FD4" w:rsidRPr="00E937CF">
              <w:rPr>
                <w:rFonts w:ascii="Arial Narrow" w:hAnsi="Arial Narrow" w:cs="Arial"/>
                <w:sz w:val="28"/>
                <w:szCs w:val="28"/>
              </w:rPr>
              <w:t>2</w:t>
            </w:r>
          </w:p>
        </w:tc>
      </w:tr>
    </w:tbl>
    <w:p w14:paraId="41C8F396" w14:textId="77777777" w:rsidR="0079480A" w:rsidRPr="00941A28" w:rsidRDefault="0079480A" w:rsidP="00C071E3">
      <w:pPr>
        <w:jc w:val="left"/>
        <w:rPr>
          <w:rFonts w:ascii="Arial Narrow" w:hAnsi="Arial Narrow" w:cs="Arial"/>
          <w:sz w:val="16"/>
          <w:szCs w:val="16"/>
        </w:rPr>
      </w:pPr>
    </w:p>
    <w:p w14:paraId="72A3D3EC" w14:textId="77777777" w:rsidR="0025243E" w:rsidRDefault="0025243E" w:rsidP="00C071E3">
      <w:pPr>
        <w:jc w:val="left"/>
        <w:rPr>
          <w:rFonts w:ascii="Arial Narrow" w:hAnsi="Arial Narrow" w:cs="Arial"/>
          <w:sz w:val="16"/>
          <w:szCs w:val="16"/>
        </w:rPr>
      </w:pPr>
    </w:p>
    <w:p w14:paraId="0D0B940D" w14:textId="77777777" w:rsidR="007A3CC6" w:rsidRDefault="007A3CC6" w:rsidP="00C071E3">
      <w:pPr>
        <w:jc w:val="left"/>
        <w:rPr>
          <w:rFonts w:ascii="Arial Narrow" w:hAnsi="Arial Narrow" w:cs="Arial"/>
          <w:sz w:val="16"/>
          <w:szCs w:val="16"/>
        </w:rPr>
      </w:pPr>
    </w:p>
    <w:p w14:paraId="0E27B00A" w14:textId="77777777" w:rsidR="007A3CC6" w:rsidRDefault="007A3CC6" w:rsidP="00C071E3">
      <w:pPr>
        <w:jc w:val="left"/>
        <w:rPr>
          <w:rFonts w:ascii="Arial Narrow" w:hAnsi="Arial Narrow" w:cs="Arial"/>
          <w:sz w:val="16"/>
          <w:szCs w:val="16"/>
        </w:rPr>
      </w:pPr>
    </w:p>
    <w:p w14:paraId="60061E4C" w14:textId="77777777" w:rsidR="007A3CC6" w:rsidRDefault="007A3CC6" w:rsidP="00C071E3">
      <w:pPr>
        <w:jc w:val="left"/>
        <w:rPr>
          <w:rFonts w:ascii="Arial Narrow" w:hAnsi="Arial Narrow" w:cs="Arial"/>
          <w:sz w:val="16"/>
          <w:szCs w:val="16"/>
        </w:rPr>
      </w:pPr>
    </w:p>
    <w:p w14:paraId="44EAFD9C" w14:textId="77777777" w:rsidR="007A3CC6" w:rsidRDefault="007A3CC6" w:rsidP="00C071E3">
      <w:pPr>
        <w:jc w:val="left"/>
        <w:rPr>
          <w:rFonts w:ascii="Arial Narrow" w:hAnsi="Arial Narrow" w:cs="Arial"/>
          <w:sz w:val="16"/>
          <w:szCs w:val="16"/>
        </w:rPr>
      </w:pPr>
    </w:p>
    <w:p w14:paraId="4B94D5A5" w14:textId="77777777" w:rsidR="007A3CC6" w:rsidRDefault="007A3CC6" w:rsidP="00C071E3">
      <w:pPr>
        <w:jc w:val="left"/>
        <w:rPr>
          <w:rFonts w:ascii="Arial Narrow" w:hAnsi="Arial Narrow" w:cs="Arial"/>
          <w:sz w:val="16"/>
          <w:szCs w:val="16"/>
        </w:rPr>
      </w:pPr>
    </w:p>
    <w:p w14:paraId="3DEEC669" w14:textId="77777777" w:rsidR="007A3CC6" w:rsidRDefault="007A3CC6" w:rsidP="00C071E3">
      <w:pPr>
        <w:jc w:val="left"/>
        <w:rPr>
          <w:rFonts w:ascii="Arial Narrow" w:hAnsi="Arial Narrow" w:cs="Arial"/>
          <w:sz w:val="16"/>
          <w:szCs w:val="16"/>
        </w:rPr>
      </w:pPr>
    </w:p>
    <w:p w14:paraId="3656B9AB" w14:textId="77777777" w:rsidR="007A3CC6" w:rsidRDefault="007A3CC6" w:rsidP="00C071E3">
      <w:pPr>
        <w:jc w:val="left"/>
        <w:rPr>
          <w:rFonts w:ascii="Arial Narrow" w:hAnsi="Arial Narrow" w:cs="Arial"/>
          <w:sz w:val="16"/>
          <w:szCs w:val="16"/>
        </w:rPr>
      </w:pPr>
    </w:p>
    <w:p w14:paraId="45FB0818" w14:textId="77777777" w:rsidR="007A3CC6" w:rsidRDefault="007A3CC6" w:rsidP="00C071E3">
      <w:pPr>
        <w:jc w:val="left"/>
        <w:rPr>
          <w:rFonts w:ascii="Arial Narrow" w:hAnsi="Arial Narrow" w:cs="Arial"/>
          <w:sz w:val="16"/>
          <w:szCs w:val="16"/>
        </w:rPr>
      </w:pPr>
    </w:p>
    <w:p w14:paraId="049F31CB" w14:textId="77777777" w:rsidR="007A3CC6" w:rsidRDefault="007A3CC6" w:rsidP="00C071E3">
      <w:pPr>
        <w:jc w:val="left"/>
        <w:rPr>
          <w:rFonts w:ascii="Arial Narrow" w:hAnsi="Arial Narrow" w:cs="Arial"/>
          <w:sz w:val="16"/>
          <w:szCs w:val="16"/>
        </w:rPr>
      </w:pPr>
    </w:p>
    <w:p w14:paraId="53128261" w14:textId="77777777" w:rsidR="007A3CC6" w:rsidRDefault="007A3CC6" w:rsidP="00C071E3">
      <w:pPr>
        <w:jc w:val="left"/>
        <w:rPr>
          <w:rFonts w:ascii="Arial Narrow" w:hAnsi="Arial Narrow" w:cs="Arial"/>
          <w:sz w:val="16"/>
          <w:szCs w:val="16"/>
        </w:rPr>
      </w:pPr>
    </w:p>
    <w:p w14:paraId="62486C05" w14:textId="77777777" w:rsidR="007A3CC6" w:rsidRDefault="007A3CC6" w:rsidP="00C071E3">
      <w:pPr>
        <w:jc w:val="left"/>
        <w:rPr>
          <w:rFonts w:ascii="Arial Narrow" w:hAnsi="Arial Narrow" w:cs="Arial"/>
          <w:sz w:val="16"/>
          <w:szCs w:val="16"/>
        </w:rPr>
      </w:pPr>
    </w:p>
    <w:p w14:paraId="4101652C" w14:textId="77777777" w:rsidR="007A3CC6" w:rsidRDefault="007A3CC6" w:rsidP="00C071E3">
      <w:pPr>
        <w:jc w:val="left"/>
        <w:rPr>
          <w:rFonts w:ascii="Arial Narrow" w:hAnsi="Arial Narrow" w:cs="Arial"/>
          <w:sz w:val="16"/>
          <w:szCs w:val="16"/>
        </w:rPr>
      </w:pPr>
    </w:p>
    <w:p w14:paraId="4B99056E" w14:textId="77777777" w:rsidR="007A3CC6" w:rsidRDefault="007A3CC6" w:rsidP="00C071E3">
      <w:pPr>
        <w:jc w:val="left"/>
        <w:rPr>
          <w:rFonts w:ascii="Arial Narrow" w:hAnsi="Arial Narrow" w:cs="Arial"/>
          <w:sz w:val="16"/>
          <w:szCs w:val="16"/>
        </w:rPr>
      </w:pPr>
    </w:p>
    <w:p w14:paraId="1299C43A" w14:textId="77777777" w:rsidR="007A3CC6" w:rsidRDefault="007A3CC6" w:rsidP="00C071E3">
      <w:pPr>
        <w:jc w:val="left"/>
        <w:rPr>
          <w:rFonts w:ascii="Arial Narrow" w:hAnsi="Arial Narrow" w:cs="Arial"/>
          <w:sz w:val="16"/>
          <w:szCs w:val="16"/>
        </w:rPr>
      </w:pPr>
    </w:p>
    <w:p w14:paraId="4DDBEF00" w14:textId="77777777" w:rsidR="007A3CC6" w:rsidRDefault="007A3CC6" w:rsidP="00C071E3">
      <w:pPr>
        <w:jc w:val="left"/>
        <w:rPr>
          <w:rFonts w:ascii="Arial Narrow" w:hAnsi="Arial Narrow" w:cs="Arial"/>
          <w:sz w:val="16"/>
          <w:szCs w:val="16"/>
        </w:rPr>
      </w:pPr>
    </w:p>
    <w:p w14:paraId="3461D779" w14:textId="77777777" w:rsidR="007A3CC6" w:rsidRDefault="007A3CC6" w:rsidP="00C071E3">
      <w:pPr>
        <w:jc w:val="left"/>
        <w:rPr>
          <w:rFonts w:ascii="Arial Narrow" w:hAnsi="Arial Narrow" w:cs="Arial"/>
          <w:sz w:val="16"/>
          <w:szCs w:val="16"/>
        </w:rPr>
      </w:pPr>
    </w:p>
    <w:p w14:paraId="3CF2D8B6" w14:textId="77777777" w:rsidR="007A3CC6" w:rsidRDefault="007A3CC6" w:rsidP="00C071E3">
      <w:pPr>
        <w:jc w:val="left"/>
        <w:rPr>
          <w:rFonts w:ascii="Arial Narrow" w:hAnsi="Arial Narrow" w:cs="Arial"/>
          <w:sz w:val="16"/>
          <w:szCs w:val="16"/>
        </w:rPr>
      </w:pPr>
    </w:p>
    <w:p w14:paraId="0FB78278" w14:textId="77777777" w:rsidR="007A3CC6" w:rsidRDefault="007A3CC6" w:rsidP="00C071E3">
      <w:pPr>
        <w:jc w:val="left"/>
        <w:rPr>
          <w:rFonts w:ascii="Arial Narrow" w:hAnsi="Arial Narrow" w:cs="Arial"/>
          <w:sz w:val="16"/>
          <w:szCs w:val="16"/>
        </w:rPr>
      </w:pPr>
    </w:p>
    <w:p w14:paraId="1FC39945" w14:textId="77777777" w:rsidR="007A3CC6" w:rsidRDefault="007A3CC6" w:rsidP="00C071E3">
      <w:pPr>
        <w:jc w:val="left"/>
        <w:rPr>
          <w:rFonts w:ascii="Arial Narrow" w:hAnsi="Arial Narrow" w:cs="Arial"/>
          <w:sz w:val="16"/>
          <w:szCs w:val="16"/>
        </w:rPr>
      </w:pPr>
    </w:p>
    <w:p w14:paraId="0562CB0E" w14:textId="77777777" w:rsidR="007A3CC6" w:rsidRDefault="007A3CC6" w:rsidP="00C071E3">
      <w:pPr>
        <w:jc w:val="left"/>
        <w:rPr>
          <w:rFonts w:ascii="Arial Narrow" w:hAnsi="Arial Narrow" w:cs="Arial"/>
          <w:sz w:val="16"/>
          <w:szCs w:val="16"/>
        </w:rPr>
      </w:pPr>
    </w:p>
    <w:p w14:paraId="34CE0A41" w14:textId="77777777" w:rsidR="007A3CC6" w:rsidRDefault="007A3CC6" w:rsidP="00C071E3">
      <w:pPr>
        <w:jc w:val="left"/>
        <w:rPr>
          <w:rFonts w:ascii="Arial Narrow" w:hAnsi="Arial Narrow" w:cs="Arial"/>
          <w:sz w:val="16"/>
          <w:szCs w:val="16"/>
        </w:rPr>
      </w:pPr>
    </w:p>
    <w:p w14:paraId="62EBF3C5" w14:textId="77777777" w:rsidR="007A3CC6" w:rsidRDefault="007A3CC6" w:rsidP="00C071E3">
      <w:pPr>
        <w:jc w:val="left"/>
        <w:rPr>
          <w:rFonts w:ascii="Arial Narrow" w:hAnsi="Arial Narrow" w:cs="Arial"/>
          <w:sz w:val="16"/>
          <w:szCs w:val="16"/>
        </w:rPr>
      </w:pPr>
    </w:p>
    <w:p w14:paraId="6D98A12B" w14:textId="77777777" w:rsidR="007A3CC6" w:rsidRDefault="007A3CC6" w:rsidP="00C071E3">
      <w:pPr>
        <w:jc w:val="left"/>
        <w:rPr>
          <w:rFonts w:ascii="Arial Narrow" w:hAnsi="Arial Narrow" w:cs="Arial"/>
          <w:sz w:val="16"/>
          <w:szCs w:val="16"/>
        </w:rPr>
      </w:pPr>
    </w:p>
    <w:p w14:paraId="2946DB82" w14:textId="77777777" w:rsidR="007A3CC6" w:rsidRDefault="007A3CC6" w:rsidP="00C071E3">
      <w:pPr>
        <w:jc w:val="left"/>
        <w:rPr>
          <w:rFonts w:ascii="Arial Narrow" w:hAnsi="Arial Narrow" w:cs="Arial"/>
          <w:sz w:val="16"/>
          <w:szCs w:val="16"/>
        </w:rPr>
      </w:pPr>
    </w:p>
    <w:p w14:paraId="5997CC1D" w14:textId="77777777" w:rsidR="007A3CC6" w:rsidRDefault="007A3CC6" w:rsidP="00C071E3">
      <w:pPr>
        <w:jc w:val="left"/>
        <w:rPr>
          <w:rFonts w:ascii="Arial Narrow" w:hAnsi="Arial Narrow" w:cs="Arial"/>
          <w:sz w:val="16"/>
          <w:szCs w:val="16"/>
        </w:rPr>
      </w:pPr>
    </w:p>
    <w:p w14:paraId="110FFD37" w14:textId="77777777" w:rsidR="007A3CC6" w:rsidRDefault="007A3CC6" w:rsidP="00C071E3">
      <w:pPr>
        <w:jc w:val="left"/>
        <w:rPr>
          <w:rFonts w:ascii="Arial Narrow" w:hAnsi="Arial Narrow" w:cs="Arial"/>
          <w:sz w:val="16"/>
          <w:szCs w:val="16"/>
        </w:rPr>
      </w:pPr>
    </w:p>
    <w:p w14:paraId="6B699379" w14:textId="77777777" w:rsidR="007A3CC6" w:rsidRDefault="007A3CC6" w:rsidP="00C071E3">
      <w:pPr>
        <w:jc w:val="left"/>
        <w:rPr>
          <w:rFonts w:ascii="Arial Narrow" w:hAnsi="Arial Narrow" w:cs="Arial"/>
          <w:sz w:val="16"/>
          <w:szCs w:val="16"/>
        </w:rPr>
      </w:pPr>
    </w:p>
    <w:p w14:paraId="3FE9F23F" w14:textId="77777777" w:rsidR="007A3CC6" w:rsidRDefault="007A3CC6" w:rsidP="00C071E3">
      <w:pPr>
        <w:jc w:val="left"/>
        <w:rPr>
          <w:rFonts w:ascii="Arial Narrow" w:hAnsi="Arial Narrow" w:cs="Arial"/>
          <w:sz w:val="16"/>
          <w:szCs w:val="16"/>
        </w:rPr>
      </w:pPr>
    </w:p>
    <w:p w14:paraId="1F72F646" w14:textId="77777777" w:rsidR="007A3CC6" w:rsidRDefault="007A3CC6" w:rsidP="00C071E3">
      <w:pPr>
        <w:jc w:val="left"/>
        <w:rPr>
          <w:rFonts w:ascii="Arial Narrow" w:hAnsi="Arial Narrow" w:cs="Arial"/>
          <w:sz w:val="16"/>
          <w:szCs w:val="16"/>
        </w:rPr>
      </w:pPr>
    </w:p>
    <w:p w14:paraId="08CE6F91" w14:textId="77777777" w:rsidR="007A3CC6" w:rsidRDefault="007A3CC6" w:rsidP="00C071E3">
      <w:pPr>
        <w:jc w:val="left"/>
        <w:rPr>
          <w:rFonts w:ascii="Arial Narrow" w:hAnsi="Arial Narrow" w:cs="Arial"/>
          <w:sz w:val="16"/>
          <w:szCs w:val="16"/>
        </w:rPr>
      </w:pPr>
    </w:p>
    <w:p w14:paraId="61CDCEAD" w14:textId="77777777" w:rsidR="007A3CC6" w:rsidRDefault="007A3CC6" w:rsidP="00C071E3">
      <w:pPr>
        <w:jc w:val="left"/>
        <w:rPr>
          <w:rFonts w:ascii="Arial Narrow" w:hAnsi="Arial Narrow" w:cs="Arial"/>
          <w:sz w:val="16"/>
          <w:szCs w:val="16"/>
        </w:rPr>
      </w:pPr>
    </w:p>
    <w:p w14:paraId="6BB9E253" w14:textId="77777777" w:rsidR="00021769" w:rsidRDefault="00021769" w:rsidP="00C071E3">
      <w:pPr>
        <w:jc w:val="left"/>
        <w:rPr>
          <w:rFonts w:ascii="Arial Narrow" w:hAnsi="Arial Narrow" w:cs="Arial"/>
          <w:sz w:val="16"/>
          <w:szCs w:val="16"/>
        </w:rPr>
      </w:pPr>
    </w:p>
    <w:p w14:paraId="23DE523C" w14:textId="77777777" w:rsidR="00021769" w:rsidRDefault="00021769" w:rsidP="00C071E3">
      <w:pPr>
        <w:jc w:val="left"/>
        <w:rPr>
          <w:rFonts w:ascii="Arial Narrow" w:hAnsi="Arial Narrow" w:cs="Arial"/>
          <w:sz w:val="16"/>
          <w:szCs w:val="16"/>
        </w:rPr>
      </w:pPr>
    </w:p>
    <w:p w14:paraId="52E56223" w14:textId="77777777" w:rsidR="00C922CB" w:rsidRDefault="00C922CB" w:rsidP="00C071E3">
      <w:pPr>
        <w:jc w:val="left"/>
        <w:rPr>
          <w:rFonts w:ascii="Arial Narrow" w:hAnsi="Arial Narrow" w:cs="Arial"/>
          <w:sz w:val="16"/>
          <w:szCs w:val="16"/>
        </w:rPr>
      </w:pPr>
    </w:p>
    <w:p w14:paraId="07547A01" w14:textId="77777777" w:rsidR="00C922CB" w:rsidRDefault="00C922CB" w:rsidP="00C071E3">
      <w:pPr>
        <w:jc w:val="left"/>
        <w:rPr>
          <w:rFonts w:ascii="Arial Narrow" w:hAnsi="Arial Narrow" w:cs="Arial"/>
          <w:sz w:val="16"/>
          <w:szCs w:val="16"/>
        </w:rPr>
      </w:pPr>
    </w:p>
    <w:p w14:paraId="5043CB0F" w14:textId="77777777" w:rsidR="00C922CB" w:rsidRDefault="00C922CB" w:rsidP="00C071E3">
      <w:pPr>
        <w:jc w:val="left"/>
        <w:rPr>
          <w:rFonts w:ascii="Arial Narrow" w:hAnsi="Arial Narrow" w:cs="Arial"/>
          <w:sz w:val="16"/>
          <w:szCs w:val="16"/>
        </w:rPr>
      </w:pPr>
    </w:p>
    <w:p w14:paraId="07459315" w14:textId="77777777" w:rsidR="00C922CB" w:rsidRPr="00941A28" w:rsidRDefault="00C922CB" w:rsidP="00C071E3">
      <w:pPr>
        <w:jc w:val="left"/>
        <w:rPr>
          <w:rFonts w:ascii="Arial Narrow" w:hAnsi="Arial Narrow" w:cs="Arial"/>
          <w:sz w:val="16"/>
          <w:szCs w:val="16"/>
        </w:rPr>
      </w:pPr>
    </w:p>
    <w:p w14:paraId="6537F28F" w14:textId="77777777" w:rsidR="00C922CB" w:rsidRDefault="00C922CB" w:rsidP="00C071E3">
      <w:pPr>
        <w:jc w:val="left"/>
        <w:rPr>
          <w:rFonts w:ascii="Arial Narrow" w:hAnsi="Arial Narrow" w:cs="Arial"/>
          <w:b/>
          <w:sz w:val="28"/>
          <w:szCs w:val="28"/>
        </w:rPr>
      </w:pPr>
    </w:p>
    <w:p w14:paraId="3FE843C7" w14:textId="2DBAFBC0" w:rsidR="54E84232" w:rsidRDefault="54E84232" w:rsidP="54E84232">
      <w:pPr>
        <w:spacing w:line="320" w:lineRule="exact"/>
        <w:jc w:val="left"/>
        <w:rPr>
          <w:rFonts w:ascii="Arial Narrow" w:hAnsi="Arial Narrow" w:cs="Arial"/>
          <w:b/>
          <w:bCs/>
          <w:sz w:val="28"/>
          <w:szCs w:val="28"/>
        </w:rPr>
      </w:pPr>
    </w:p>
    <w:p w14:paraId="2635E364" w14:textId="77777777" w:rsidR="00021769" w:rsidRDefault="0025243E" w:rsidP="00C922CB">
      <w:pPr>
        <w:spacing w:line="320" w:lineRule="exact"/>
        <w:jc w:val="left"/>
        <w:rPr>
          <w:rFonts w:ascii="Arial Narrow" w:hAnsi="Arial Narrow" w:cs="Arial"/>
          <w:b/>
          <w:sz w:val="28"/>
          <w:szCs w:val="28"/>
        </w:rPr>
      </w:pPr>
      <w:r w:rsidRPr="00876D68">
        <w:rPr>
          <w:rFonts w:ascii="Arial Narrow" w:hAnsi="Arial Narrow" w:cs="Arial"/>
          <w:b/>
          <w:sz w:val="28"/>
          <w:szCs w:val="28"/>
        </w:rPr>
        <w:t xml:space="preserve">Introduction </w:t>
      </w:r>
    </w:p>
    <w:p w14:paraId="0EEA26A6" w14:textId="15552000" w:rsidR="00DD0FF5" w:rsidRPr="007A3CC6" w:rsidRDefault="008733A2" w:rsidP="00C922CB">
      <w:pPr>
        <w:spacing w:line="320" w:lineRule="exact"/>
        <w:jc w:val="left"/>
        <w:rPr>
          <w:rFonts w:ascii="Arial" w:hAnsi="Arial" w:cs="Arial"/>
          <w:sz w:val="22"/>
          <w:szCs w:val="22"/>
        </w:rPr>
      </w:pPr>
      <w:r w:rsidRPr="007A3CC6">
        <w:rPr>
          <w:rFonts w:ascii="Arial" w:hAnsi="Arial" w:cs="Arial"/>
          <w:sz w:val="22"/>
          <w:szCs w:val="22"/>
        </w:rPr>
        <w:t>Chicken</w:t>
      </w:r>
      <w:ins w:id="0" w:author="Microsoft account" w:date="2022-06-22T17:18:00Z">
        <w:r w:rsidR="00991771">
          <w:rPr>
            <w:rFonts w:ascii="Arial" w:hAnsi="Arial" w:cs="Arial"/>
            <w:sz w:val="22"/>
            <w:szCs w:val="22"/>
          </w:rPr>
          <w:t>s</w:t>
        </w:r>
      </w:ins>
      <w:r w:rsidRPr="007A3CC6">
        <w:rPr>
          <w:rFonts w:ascii="Arial" w:hAnsi="Arial" w:cs="Arial"/>
          <w:sz w:val="22"/>
          <w:szCs w:val="22"/>
        </w:rPr>
        <w:t xml:space="preserve"> are one of the most important food resources for human</w:t>
      </w:r>
      <w:ins w:id="1" w:author="Microsoft account" w:date="2022-06-22T17:18:00Z">
        <w:r w:rsidR="00991771">
          <w:rPr>
            <w:rFonts w:ascii="Arial" w:hAnsi="Arial" w:cs="Arial"/>
            <w:sz w:val="22"/>
            <w:szCs w:val="22"/>
          </w:rPr>
          <w:t>s</w:t>
        </w:r>
      </w:ins>
      <w:del w:id="2" w:author="Microsoft account" w:date="2022-06-22T17:18:00Z">
        <w:r w:rsidRPr="007A3CC6" w:rsidDel="00991771">
          <w:rPr>
            <w:rFonts w:ascii="Arial" w:hAnsi="Arial" w:cs="Arial"/>
            <w:sz w:val="22"/>
            <w:szCs w:val="22"/>
          </w:rPr>
          <w:delText xml:space="preserve"> consumption</w:delText>
        </w:r>
      </w:del>
      <w:r w:rsidRPr="007A3CC6">
        <w:rPr>
          <w:rFonts w:ascii="Arial" w:hAnsi="Arial" w:cs="Arial"/>
          <w:sz w:val="22"/>
          <w:szCs w:val="22"/>
        </w:rPr>
        <w:t xml:space="preserve">. </w:t>
      </w:r>
      <w:r w:rsidR="00EE4A9F" w:rsidRPr="007A3CC6">
        <w:rPr>
          <w:rFonts w:ascii="Arial" w:hAnsi="Arial" w:cs="Arial"/>
          <w:sz w:val="22"/>
          <w:szCs w:val="22"/>
        </w:rPr>
        <w:t xml:space="preserve">Chicken </w:t>
      </w:r>
      <w:ins w:id="3" w:author="Microsoft account" w:date="2022-06-22T17:18:00Z">
        <w:r w:rsidR="00991771">
          <w:rPr>
            <w:rFonts w:ascii="Arial" w:hAnsi="Arial" w:cs="Arial"/>
            <w:sz w:val="22"/>
            <w:szCs w:val="22"/>
          </w:rPr>
          <w:t xml:space="preserve">meat </w:t>
        </w:r>
      </w:ins>
      <w:r w:rsidR="00EE4A9F" w:rsidRPr="007A3CC6">
        <w:rPr>
          <w:rFonts w:ascii="Arial" w:hAnsi="Arial" w:cs="Arial"/>
          <w:sz w:val="22"/>
          <w:szCs w:val="22"/>
        </w:rPr>
        <w:t xml:space="preserve">is rich in nutrients, </w:t>
      </w:r>
      <w:ins w:id="4" w:author="Microsoft account" w:date="2022-06-22T17:19:00Z">
        <w:r w:rsidR="00991771">
          <w:rPr>
            <w:rFonts w:ascii="Arial" w:hAnsi="Arial" w:cs="Arial"/>
            <w:sz w:val="22"/>
            <w:szCs w:val="22"/>
          </w:rPr>
          <w:t>with</w:t>
        </w:r>
      </w:ins>
      <w:del w:id="5" w:author="Microsoft account" w:date="2022-06-22T17:19:00Z">
        <w:r w:rsidR="00EE4A9F" w:rsidRPr="007A3CC6" w:rsidDel="00991771">
          <w:rPr>
            <w:rFonts w:ascii="Arial" w:hAnsi="Arial" w:cs="Arial"/>
            <w:sz w:val="22"/>
            <w:szCs w:val="22"/>
          </w:rPr>
          <w:delText>which supplies</w:delText>
        </w:r>
      </w:del>
      <w:r w:rsidR="00EE4A9F" w:rsidRPr="007A3CC6">
        <w:rPr>
          <w:rFonts w:ascii="Arial" w:hAnsi="Arial" w:cs="Arial"/>
          <w:sz w:val="22"/>
          <w:szCs w:val="22"/>
        </w:rPr>
        <w:t xml:space="preserve"> good concentrations of all the essential</w:t>
      </w:r>
      <w:del w:id="6" w:author="Microsoft account" w:date="2022-06-22T17:19:00Z">
        <w:r w:rsidR="00EE4A9F" w:rsidRPr="007A3CC6" w:rsidDel="00991771">
          <w:rPr>
            <w:rFonts w:ascii="Arial" w:hAnsi="Arial" w:cs="Arial"/>
            <w:sz w:val="22"/>
            <w:szCs w:val="22"/>
          </w:rPr>
          <w:delText xml:space="preserve"> B</w:delText>
        </w:r>
      </w:del>
      <w:r w:rsidR="00EE4A9F" w:rsidRPr="007A3CC6">
        <w:rPr>
          <w:rFonts w:ascii="Arial" w:hAnsi="Arial" w:cs="Arial"/>
          <w:sz w:val="22"/>
          <w:szCs w:val="22"/>
        </w:rPr>
        <w:t xml:space="preserve"> vitamins </w:t>
      </w:r>
      <w:ins w:id="7" w:author="Microsoft account" w:date="2022-06-22T17:19:00Z">
        <w:r w:rsidR="00991771">
          <w:rPr>
            <w:rFonts w:ascii="Arial" w:hAnsi="Arial" w:cs="Arial"/>
            <w:sz w:val="22"/>
            <w:szCs w:val="22"/>
          </w:rPr>
          <w:t>(mainly vitamin B)</w:t>
        </w:r>
      </w:ins>
      <w:del w:id="8" w:author="Microsoft account" w:date="2022-06-22T17:20:00Z">
        <w:r w:rsidR="00EE4A9F" w:rsidRPr="007A3CC6" w:rsidDel="00991771">
          <w:rPr>
            <w:rFonts w:ascii="Arial" w:hAnsi="Arial" w:cs="Arial"/>
            <w:sz w:val="22"/>
            <w:szCs w:val="22"/>
          </w:rPr>
          <w:delText>with few calories</w:delText>
        </w:r>
      </w:del>
      <w:r w:rsidR="00EE4A9F" w:rsidRPr="007A3CC6">
        <w:rPr>
          <w:rFonts w:ascii="Arial" w:hAnsi="Arial" w:cs="Arial"/>
          <w:sz w:val="22"/>
          <w:szCs w:val="22"/>
        </w:rPr>
        <w:t xml:space="preserve">. </w:t>
      </w:r>
      <w:ins w:id="9" w:author="Microsoft account" w:date="2022-06-22T17:20:00Z">
        <w:r w:rsidR="00991771">
          <w:rPr>
            <w:rFonts w:ascii="Arial" w:hAnsi="Arial" w:cs="Arial"/>
            <w:sz w:val="22"/>
            <w:szCs w:val="22"/>
          </w:rPr>
          <w:t>C</w:t>
        </w:r>
      </w:ins>
      <w:del w:id="10" w:author="Microsoft account" w:date="2022-06-22T17:20:00Z">
        <w:r w:rsidR="00655D22" w:rsidRPr="007A3CC6" w:rsidDel="00991771">
          <w:rPr>
            <w:rFonts w:ascii="Arial" w:hAnsi="Arial" w:cs="Arial"/>
            <w:sz w:val="22"/>
            <w:szCs w:val="22"/>
          </w:rPr>
          <w:delText>There are more c</w:delText>
        </w:r>
      </w:del>
      <w:r w:rsidR="00655D22" w:rsidRPr="007A3CC6">
        <w:rPr>
          <w:rFonts w:ascii="Arial" w:hAnsi="Arial" w:cs="Arial"/>
          <w:sz w:val="22"/>
          <w:szCs w:val="22"/>
        </w:rPr>
        <w:t xml:space="preserve">hickens </w:t>
      </w:r>
      <w:ins w:id="11" w:author="Microsoft account" w:date="2022-06-22T17:20:00Z">
        <w:r w:rsidR="00991771">
          <w:rPr>
            <w:rFonts w:ascii="Arial" w:hAnsi="Arial" w:cs="Arial"/>
            <w:sz w:val="22"/>
            <w:szCs w:val="22"/>
          </w:rPr>
          <w:t xml:space="preserve">are most commonly </w:t>
        </w:r>
      </w:ins>
      <w:r w:rsidR="00655D22" w:rsidRPr="007A3CC6">
        <w:rPr>
          <w:rFonts w:ascii="Arial" w:hAnsi="Arial" w:cs="Arial"/>
          <w:sz w:val="22"/>
          <w:szCs w:val="22"/>
        </w:rPr>
        <w:t xml:space="preserve">raised and slaughtered than all other </w:t>
      </w:r>
      <w:ins w:id="12" w:author="Microsoft account" w:date="2022-06-22T17:20:00Z">
        <w:r w:rsidR="00991771">
          <w:rPr>
            <w:rFonts w:ascii="Arial" w:hAnsi="Arial" w:cs="Arial"/>
            <w:sz w:val="22"/>
            <w:szCs w:val="22"/>
          </w:rPr>
          <w:t>poultry species</w:t>
        </w:r>
      </w:ins>
      <w:del w:id="13" w:author="Microsoft account" w:date="2022-06-22T17:20:00Z">
        <w:r w:rsidR="00655D22" w:rsidRPr="007A3CC6" w:rsidDel="00991771">
          <w:rPr>
            <w:rFonts w:ascii="Arial" w:hAnsi="Arial" w:cs="Arial"/>
            <w:sz w:val="22"/>
            <w:szCs w:val="22"/>
          </w:rPr>
          <w:delText>types of livestock combined</w:delText>
        </w:r>
      </w:del>
      <w:r w:rsidR="00655D22" w:rsidRPr="007A3CC6">
        <w:rPr>
          <w:rFonts w:ascii="Arial" w:hAnsi="Arial" w:cs="Arial"/>
          <w:sz w:val="22"/>
          <w:szCs w:val="22"/>
        </w:rPr>
        <w:t>. It</w:t>
      </w:r>
      <w:ins w:id="14" w:author="Microsoft account" w:date="2022-06-22T17:21:00Z">
        <w:r w:rsidR="00991771">
          <w:rPr>
            <w:rFonts w:ascii="Arial" w:hAnsi="Arial" w:cs="Arial"/>
            <w:sz w:val="22"/>
            <w:szCs w:val="22"/>
          </w:rPr>
          <w:t xml:space="preserve"> is </w:t>
        </w:r>
      </w:ins>
      <w:del w:id="15" w:author="Microsoft account" w:date="2022-06-22T17:21:00Z">
        <w:r w:rsidR="00655D22" w:rsidRPr="007A3CC6" w:rsidDel="00991771">
          <w:rPr>
            <w:rFonts w:ascii="Arial" w:hAnsi="Arial" w:cs="Arial"/>
            <w:sz w:val="22"/>
            <w:szCs w:val="22"/>
          </w:rPr>
          <w:delText xml:space="preserve">’s </w:delText>
        </w:r>
      </w:del>
      <w:r w:rsidR="00655D22" w:rsidRPr="007A3CC6">
        <w:rPr>
          <w:rFonts w:ascii="Arial" w:hAnsi="Arial" w:cs="Arial"/>
          <w:sz w:val="22"/>
          <w:szCs w:val="22"/>
        </w:rPr>
        <w:t xml:space="preserve">estimated that more than 50 billion chickens </w:t>
      </w:r>
      <w:r w:rsidR="00EE4A9F" w:rsidRPr="007A3CC6">
        <w:rPr>
          <w:rFonts w:ascii="Arial" w:hAnsi="Arial" w:cs="Arial"/>
          <w:sz w:val="22"/>
          <w:szCs w:val="22"/>
        </w:rPr>
        <w:t xml:space="preserve">are </w:t>
      </w:r>
      <w:r w:rsidR="00655D22" w:rsidRPr="007A3CC6">
        <w:rPr>
          <w:rFonts w:ascii="Arial" w:hAnsi="Arial" w:cs="Arial"/>
          <w:sz w:val="22"/>
          <w:szCs w:val="22"/>
        </w:rPr>
        <w:t xml:space="preserve">raised for meat </w:t>
      </w:r>
      <w:ins w:id="16" w:author="Microsoft account" w:date="2022-06-22T17:21:00Z">
        <w:r w:rsidR="00991771">
          <w:rPr>
            <w:rFonts w:ascii="Arial" w:hAnsi="Arial" w:cs="Arial"/>
            <w:sz w:val="22"/>
            <w:szCs w:val="22"/>
          </w:rPr>
          <w:t xml:space="preserve">and eggs </w:t>
        </w:r>
      </w:ins>
      <w:r w:rsidR="00655D22" w:rsidRPr="007A3CC6">
        <w:rPr>
          <w:rFonts w:ascii="Arial" w:hAnsi="Arial" w:cs="Arial"/>
          <w:sz w:val="22"/>
          <w:szCs w:val="22"/>
        </w:rPr>
        <w:t>in the world each year</w:t>
      </w:r>
      <w:ins w:id="17" w:author="Microsoft account" w:date="2022-06-22T17:21:00Z">
        <w:r w:rsidR="00991771">
          <w:rPr>
            <w:rFonts w:ascii="Arial" w:hAnsi="Arial" w:cs="Arial"/>
            <w:sz w:val="22"/>
            <w:szCs w:val="22"/>
          </w:rPr>
          <w:t xml:space="preserve"> (reference?)</w:t>
        </w:r>
      </w:ins>
      <w:r w:rsidR="00655D22" w:rsidRPr="007A3CC6">
        <w:rPr>
          <w:rFonts w:ascii="Arial" w:hAnsi="Arial" w:cs="Arial"/>
          <w:sz w:val="22"/>
          <w:szCs w:val="22"/>
        </w:rPr>
        <w:t>.</w:t>
      </w:r>
      <w:r w:rsidR="00EE4A9F" w:rsidRPr="007A3CC6">
        <w:rPr>
          <w:rFonts w:ascii="Arial" w:hAnsi="Arial" w:cs="Arial"/>
          <w:sz w:val="22"/>
          <w:szCs w:val="22"/>
        </w:rPr>
        <w:t xml:space="preserve"> </w:t>
      </w:r>
    </w:p>
    <w:p w14:paraId="6DFB9E20" w14:textId="77777777" w:rsidR="00DD0FF5" w:rsidRPr="007A3CC6" w:rsidRDefault="00DD0FF5" w:rsidP="00C922CB">
      <w:pPr>
        <w:spacing w:line="320" w:lineRule="exact"/>
        <w:jc w:val="left"/>
        <w:rPr>
          <w:rFonts w:ascii="Arial" w:hAnsi="Arial" w:cs="Arial"/>
          <w:sz w:val="22"/>
          <w:szCs w:val="22"/>
        </w:rPr>
      </w:pPr>
    </w:p>
    <w:p w14:paraId="07C4309D" w14:textId="37D564AF" w:rsidR="008733A2" w:rsidRPr="007A3CC6" w:rsidRDefault="00EE4A9F" w:rsidP="00021769">
      <w:pPr>
        <w:spacing w:line="320" w:lineRule="exact"/>
        <w:jc w:val="left"/>
        <w:rPr>
          <w:rFonts w:ascii="Arial" w:hAnsi="Arial" w:cs="Arial"/>
          <w:sz w:val="22"/>
          <w:szCs w:val="22"/>
        </w:rPr>
      </w:pPr>
      <w:del w:id="18" w:author="Microsoft account" w:date="2022-06-22T17:21:00Z">
        <w:r w:rsidRPr="007A3CC6" w:rsidDel="00991771">
          <w:rPr>
            <w:rFonts w:ascii="Arial" w:hAnsi="Arial" w:cs="Arial"/>
            <w:sz w:val="22"/>
            <w:szCs w:val="22"/>
          </w:rPr>
          <w:delText xml:space="preserve">But </w:delText>
        </w:r>
      </w:del>
      <w:r w:rsidR="00F956E6" w:rsidRPr="007A3CC6">
        <w:rPr>
          <w:rFonts w:ascii="Arial" w:hAnsi="Arial" w:cs="Arial"/>
          <w:sz w:val="22"/>
          <w:szCs w:val="22"/>
        </w:rPr>
        <w:t>Chicke</w:t>
      </w:r>
      <w:ins w:id="19" w:author="Microsoft account" w:date="2022-06-22T17:22:00Z">
        <w:r w:rsidR="00991771">
          <w:rPr>
            <w:rFonts w:ascii="Arial" w:hAnsi="Arial" w:cs="Arial"/>
            <w:sz w:val="22"/>
            <w:szCs w:val="22"/>
          </w:rPr>
          <w:t xml:space="preserve">ns </w:t>
        </w:r>
      </w:ins>
      <w:del w:id="20" w:author="Microsoft account" w:date="2022-06-22T17:22:00Z">
        <w:r w:rsidR="00F956E6" w:rsidRPr="007A3CC6" w:rsidDel="00991771">
          <w:rPr>
            <w:rFonts w:ascii="Arial" w:hAnsi="Arial" w:cs="Arial"/>
            <w:sz w:val="22"/>
            <w:szCs w:val="22"/>
          </w:rPr>
          <w:delText xml:space="preserve">n meat may </w:delText>
        </w:r>
      </w:del>
      <w:r w:rsidR="00F956E6" w:rsidRPr="007A3CC6">
        <w:rPr>
          <w:rFonts w:ascii="Arial" w:hAnsi="Arial" w:cs="Arial"/>
          <w:sz w:val="22"/>
          <w:szCs w:val="22"/>
        </w:rPr>
        <w:t xml:space="preserve">carry </w:t>
      </w:r>
      <w:ins w:id="21" w:author="Microsoft account" w:date="2022-06-22T17:22:00Z">
        <w:r w:rsidR="00991771">
          <w:rPr>
            <w:rFonts w:ascii="Arial" w:hAnsi="Arial" w:cs="Arial"/>
            <w:sz w:val="22"/>
            <w:szCs w:val="22"/>
          </w:rPr>
          <w:t xml:space="preserve">many </w:t>
        </w:r>
      </w:ins>
      <w:r w:rsidR="00F956E6" w:rsidRPr="007A3CC6">
        <w:rPr>
          <w:rFonts w:ascii="Arial" w:hAnsi="Arial" w:cs="Arial"/>
          <w:sz w:val="22"/>
          <w:szCs w:val="22"/>
        </w:rPr>
        <w:t xml:space="preserve">pathogenic </w:t>
      </w:r>
      <w:ins w:id="22" w:author="Microsoft account" w:date="2022-06-22T17:22:00Z">
        <w:r w:rsidR="00991771">
          <w:rPr>
            <w:rFonts w:ascii="Arial" w:hAnsi="Arial" w:cs="Arial"/>
            <w:sz w:val="22"/>
            <w:szCs w:val="22"/>
          </w:rPr>
          <w:t>microbes</w:t>
        </w:r>
      </w:ins>
      <w:del w:id="23" w:author="Microsoft account" w:date="2022-06-22T17:22:00Z">
        <w:r w:rsidR="00F956E6" w:rsidRPr="007A3CC6" w:rsidDel="00991771">
          <w:rPr>
            <w:rFonts w:ascii="Arial" w:hAnsi="Arial" w:cs="Arial"/>
            <w:sz w:val="22"/>
            <w:szCs w:val="22"/>
          </w:rPr>
          <w:delText>bacteria</w:delText>
        </w:r>
      </w:del>
      <w:del w:id="24" w:author="Microsoft account" w:date="2022-06-22T17:23:00Z">
        <w:r w:rsidR="00F956E6" w:rsidRPr="007A3CC6" w:rsidDel="00991771">
          <w:rPr>
            <w:rFonts w:ascii="Arial" w:hAnsi="Arial" w:cs="Arial"/>
            <w:sz w:val="22"/>
            <w:szCs w:val="22"/>
          </w:rPr>
          <w:delText>,</w:delText>
        </w:r>
      </w:del>
      <w:r w:rsidR="00F956E6" w:rsidRPr="007A3CC6">
        <w:rPr>
          <w:rFonts w:ascii="Arial" w:hAnsi="Arial" w:cs="Arial"/>
          <w:sz w:val="22"/>
          <w:szCs w:val="22"/>
        </w:rPr>
        <w:t xml:space="preserve"> including </w:t>
      </w:r>
      <w:r w:rsidR="00F956E6" w:rsidRPr="00EA1391">
        <w:rPr>
          <w:rFonts w:ascii="Arial" w:hAnsi="Arial" w:cs="Arial"/>
          <w:i/>
          <w:sz w:val="22"/>
          <w:szCs w:val="22"/>
          <w:rPrChange w:id="25" w:author="Microsoft account" w:date="2022-06-22T17:37:00Z">
            <w:rPr>
              <w:rFonts w:ascii="Arial" w:hAnsi="Arial" w:cs="Arial"/>
              <w:sz w:val="22"/>
              <w:szCs w:val="22"/>
            </w:rPr>
          </w:rPrChange>
        </w:rPr>
        <w:t>Campylobacter</w:t>
      </w:r>
      <w:r w:rsidR="00F956E6" w:rsidRPr="007A3CC6">
        <w:rPr>
          <w:rFonts w:ascii="Arial" w:hAnsi="Arial" w:cs="Arial"/>
          <w:sz w:val="22"/>
          <w:szCs w:val="22"/>
        </w:rPr>
        <w:t xml:space="preserve">, </w:t>
      </w:r>
      <w:ins w:id="26" w:author="Microsoft account" w:date="2022-06-22T17:23:00Z">
        <w:r w:rsidR="00991771">
          <w:rPr>
            <w:rFonts w:ascii="Arial" w:hAnsi="Arial" w:cs="Arial"/>
            <w:sz w:val="22"/>
            <w:szCs w:val="22"/>
          </w:rPr>
          <w:t xml:space="preserve">causing </w:t>
        </w:r>
      </w:ins>
      <w:del w:id="27" w:author="Microsoft account" w:date="2022-06-22T17:22:00Z">
        <w:r w:rsidR="00F956E6" w:rsidRPr="007A3CC6" w:rsidDel="00991771">
          <w:rPr>
            <w:rFonts w:ascii="Arial" w:hAnsi="Arial" w:cs="Arial"/>
            <w:sz w:val="22"/>
            <w:szCs w:val="22"/>
          </w:rPr>
          <w:delText xml:space="preserve">which is a major cause of </w:delText>
        </w:r>
      </w:del>
      <w:r w:rsidR="00F956E6" w:rsidRPr="007A3CC6">
        <w:rPr>
          <w:rFonts w:ascii="Arial" w:hAnsi="Arial" w:cs="Arial"/>
          <w:sz w:val="22"/>
          <w:szCs w:val="22"/>
        </w:rPr>
        <w:t xml:space="preserve">bacterial foodborne gastroenteritis, and </w:t>
      </w:r>
      <w:ins w:id="28" w:author="Microsoft account" w:date="2022-06-22T17:23:00Z">
        <w:r w:rsidR="00991771">
          <w:rPr>
            <w:rFonts w:ascii="Arial" w:hAnsi="Arial" w:cs="Arial"/>
            <w:sz w:val="22"/>
            <w:szCs w:val="22"/>
          </w:rPr>
          <w:t>in later stages</w:t>
        </w:r>
      </w:ins>
      <w:del w:id="29" w:author="Microsoft account" w:date="2022-06-22T17:23:00Z">
        <w:r w:rsidR="00F956E6" w:rsidRPr="007A3CC6" w:rsidDel="00991771">
          <w:rPr>
            <w:rFonts w:ascii="Arial" w:hAnsi="Arial" w:cs="Arial"/>
            <w:sz w:val="22"/>
            <w:szCs w:val="22"/>
          </w:rPr>
          <w:delText>it can also cause</w:delText>
        </w:r>
      </w:del>
      <w:r w:rsidR="00F956E6" w:rsidRPr="007A3CC6">
        <w:rPr>
          <w:rFonts w:ascii="Arial" w:hAnsi="Arial" w:cs="Arial"/>
          <w:sz w:val="22"/>
          <w:szCs w:val="22"/>
        </w:rPr>
        <w:t xml:space="preserve"> Guillain-Barre syndrome, </w:t>
      </w:r>
      <w:del w:id="30" w:author="Microsoft account" w:date="2022-06-22T17:23:00Z">
        <w:r w:rsidR="00F956E6" w:rsidRPr="007A3CC6" w:rsidDel="00991771">
          <w:rPr>
            <w:rFonts w:ascii="Arial" w:hAnsi="Arial" w:cs="Arial"/>
            <w:sz w:val="22"/>
            <w:szCs w:val="22"/>
          </w:rPr>
          <w:delText xml:space="preserve">as well as </w:delText>
        </w:r>
      </w:del>
      <w:r w:rsidR="00F956E6" w:rsidRPr="007A3CC6">
        <w:rPr>
          <w:rFonts w:ascii="Arial" w:hAnsi="Arial" w:cs="Arial"/>
          <w:sz w:val="22"/>
          <w:szCs w:val="22"/>
        </w:rPr>
        <w:t xml:space="preserve">growth retardation in children </w:t>
      </w:r>
      <w:ins w:id="31" w:author="Microsoft account" w:date="2022-06-22T17:23:00Z">
        <w:r w:rsidR="00991771">
          <w:rPr>
            <w:rFonts w:ascii="Arial" w:hAnsi="Arial" w:cs="Arial"/>
            <w:sz w:val="22"/>
            <w:szCs w:val="22"/>
          </w:rPr>
          <w:t xml:space="preserve">especially </w:t>
        </w:r>
      </w:ins>
      <w:r w:rsidR="00F956E6" w:rsidRPr="007A3CC6">
        <w:rPr>
          <w:rFonts w:ascii="Arial" w:hAnsi="Arial" w:cs="Arial"/>
          <w:sz w:val="22"/>
          <w:szCs w:val="22"/>
        </w:rPr>
        <w:t>in low-resource countries.</w:t>
      </w:r>
      <w:r w:rsidR="007A3CC6" w:rsidRPr="007A3CC6">
        <w:rPr>
          <w:rFonts w:ascii="Arial" w:hAnsi="Arial" w:cs="Arial"/>
          <w:sz w:val="22"/>
          <w:szCs w:val="22"/>
        </w:rPr>
        <w:t xml:space="preserve"> Despite </w:t>
      </w:r>
      <w:ins w:id="32" w:author="Microsoft account" w:date="2022-06-22T17:24:00Z">
        <w:r w:rsidR="00991771">
          <w:rPr>
            <w:rFonts w:ascii="Arial" w:hAnsi="Arial" w:cs="Arial"/>
            <w:sz w:val="22"/>
            <w:szCs w:val="22"/>
          </w:rPr>
          <w:t xml:space="preserve">an evident </w:t>
        </w:r>
      </w:ins>
      <w:r w:rsidR="007A3CC6" w:rsidRPr="00EA1391">
        <w:rPr>
          <w:rFonts w:ascii="Arial" w:hAnsi="Arial" w:cs="Arial"/>
          <w:i/>
          <w:sz w:val="22"/>
          <w:szCs w:val="22"/>
          <w:rPrChange w:id="33" w:author="Microsoft account" w:date="2022-06-22T17:37:00Z">
            <w:rPr>
              <w:rFonts w:ascii="Arial" w:hAnsi="Arial" w:cs="Arial"/>
              <w:sz w:val="22"/>
              <w:szCs w:val="22"/>
            </w:rPr>
          </w:rPrChange>
        </w:rPr>
        <w:t>Campylobacter</w:t>
      </w:r>
      <w:del w:id="34" w:author="Microsoft account" w:date="2022-06-22T17:24:00Z">
        <w:r w:rsidR="007A3CC6" w:rsidRPr="007A3CC6" w:rsidDel="00991771">
          <w:rPr>
            <w:rFonts w:ascii="Arial" w:hAnsi="Arial" w:cs="Arial"/>
            <w:sz w:val="22"/>
            <w:szCs w:val="22"/>
          </w:rPr>
          <w:delText xml:space="preserve"> may cause some</w:delText>
        </w:r>
      </w:del>
      <w:r w:rsidR="007A3CC6" w:rsidRPr="007A3CC6">
        <w:rPr>
          <w:rFonts w:ascii="Arial" w:hAnsi="Arial" w:cs="Arial"/>
          <w:sz w:val="22"/>
          <w:szCs w:val="22"/>
        </w:rPr>
        <w:t xml:space="preserve"> impact and economic burden, it</w:t>
      </w:r>
      <w:ins w:id="35" w:author="Microsoft account" w:date="2022-06-22T17:24:00Z">
        <w:r w:rsidR="00991771">
          <w:rPr>
            <w:rFonts w:ascii="Arial" w:hAnsi="Arial" w:cs="Arial"/>
            <w:sz w:val="22"/>
            <w:szCs w:val="22"/>
          </w:rPr>
          <w:t xml:space="preserve"> is</w:t>
        </w:r>
      </w:ins>
      <w:del w:id="36" w:author="Microsoft account" w:date="2022-06-22T17:24:00Z">
        <w:r w:rsidR="007A3CC6" w:rsidRPr="007A3CC6" w:rsidDel="00991771">
          <w:rPr>
            <w:rFonts w:ascii="Arial" w:hAnsi="Arial" w:cs="Arial"/>
            <w:sz w:val="22"/>
            <w:szCs w:val="22"/>
          </w:rPr>
          <w:delText>’s</w:delText>
        </w:r>
      </w:del>
      <w:r w:rsidR="007A3CC6" w:rsidRPr="007A3CC6">
        <w:rPr>
          <w:rFonts w:ascii="Arial" w:hAnsi="Arial" w:cs="Arial"/>
          <w:sz w:val="22"/>
          <w:szCs w:val="22"/>
        </w:rPr>
        <w:t xml:space="preserve"> unclear</w:t>
      </w:r>
      <w:ins w:id="37" w:author="Microsoft account" w:date="2022-06-22T17:24:00Z">
        <w:r w:rsidR="00991771">
          <w:rPr>
            <w:rFonts w:ascii="Arial" w:hAnsi="Arial" w:cs="Arial"/>
            <w:sz w:val="22"/>
            <w:szCs w:val="22"/>
          </w:rPr>
          <w:t xml:space="preserve"> that</w:t>
        </w:r>
      </w:ins>
      <w:r w:rsidR="007A3CC6" w:rsidRPr="007A3CC6">
        <w:rPr>
          <w:rFonts w:ascii="Arial" w:hAnsi="Arial" w:cs="Arial"/>
          <w:sz w:val="22"/>
          <w:szCs w:val="22"/>
        </w:rPr>
        <w:t xml:space="preserve"> how and when it appears in chickens. The lack of</w:t>
      </w:r>
      <w:del w:id="38" w:author="Microsoft account" w:date="2022-06-22T17:25:00Z">
        <w:r w:rsidR="007A3CC6" w:rsidRPr="007A3CC6" w:rsidDel="00991771">
          <w:rPr>
            <w:rFonts w:ascii="Arial" w:hAnsi="Arial" w:cs="Arial"/>
            <w:sz w:val="22"/>
            <w:szCs w:val="22"/>
          </w:rPr>
          <w:delText xml:space="preserve"> having</w:delText>
        </w:r>
      </w:del>
      <w:r w:rsidR="007A3CC6" w:rsidRPr="007A3CC6">
        <w:rPr>
          <w:rFonts w:ascii="Arial" w:hAnsi="Arial" w:cs="Arial"/>
          <w:sz w:val="22"/>
          <w:szCs w:val="22"/>
        </w:rPr>
        <w:t xml:space="preserve"> replicated daily microbiome data, associated metadata, and lack of natural infection studies </w:t>
      </w:r>
      <w:ins w:id="39" w:author="Microsoft account" w:date="2022-06-22T17:26:00Z">
        <w:r w:rsidR="00991771">
          <w:rPr>
            <w:rFonts w:ascii="Arial" w:hAnsi="Arial" w:cs="Arial"/>
            <w:sz w:val="22"/>
            <w:szCs w:val="22"/>
          </w:rPr>
          <w:t>collectively</w:t>
        </w:r>
      </w:ins>
      <w:del w:id="40" w:author="Microsoft account" w:date="2022-06-22T17:26:00Z">
        <w:r w:rsidR="007A3CC6" w:rsidRPr="007A3CC6" w:rsidDel="00991771">
          <w:rPr>
            <w:rFonts w:ascii="Arial" w:hAnsi="Arial" w:cs="Arial"/>
            <w:sz w:val="22"/>
            <w:szCs w:val="22"/>
          </w:rPr>
          <w:delText>have all</w:delText>
        </w:r>
      </w:del>
      <w:r w:rsidR="007A3CC6" w:rsidRPr="007A3CC6">
        <w:rPr>
          <w:rFonts w:ascii="Arial" w:hAnsi="Arial" w:cs="Arial"/>
          <w:sz w:val="22"/>
          <w:szCs w:val="22"/>
        </w:rPr>
        <w:t xml:space="preserve"> </w:t>
      </w:r>
      <w:del w:id="41" w:author="Microsoft account" w:date="2022-06-22T17:27:00Z">
        <w:r w:rsidR="007A3CC6" w:rsidRPr="007A3CC6" w:rsidDel="00991771">
          <w:rPr>
            <w:rFonts w:ascii="Arial" w:hAnsi="Arial" w:cs="Arial"/>
            <w:sz w:val="22"/>
            <w:szCs w:val="22"/>
          </w:rPr>
          <w:delText>delayed</w:delText>
        </w:r>
      </w:del>
      <w:ins w:id="42" w:author="Microsoft account" w:date="2022-06-22T17:27:00Z">
        <w:r w:rsidR="00991771" w:rsidRPr="007A3CC6">
          <w:rPr>
            <w:rFonts w:ascii="Arial" w:hAnsi="Arial" w:cs="Arial"/>
            <w:sz w:val="22"/>
            <w:szCs w:val="22"/>
          </w:rPr>
          <w:t>deferred</w:t>
        </w:r>
      </w:ins>
      <w:r w:rsidR="007A3CC6" w:rsidRPr="007A3CC6">
        <w:rPr>
          <w:rFonts w:ascii="Arial" w:hAnsi="Arial" w:cs="Arial"/>
          <w:sz w:val="22"/>
          <w:szCs w:val="22"/>
        </w:rPr>
        <w:t xml:space="preserve"> our understanding </w:t>
      </w:r>
      <w:ins w:id="43" w:author="Microsoft account" w:date="2022-06-22T17:27:00Z">
        <w:r w:rsidR="00991771">
          <w:rPr>
            <w:rFonts w:ascii="Arial" w:hAnsi="Arial" w:cs="Arial"/>
            <w:sz w:val="22"/>
            <w:szCs w:val="22"/>
          </w:rPr>
          <w:t xml:space="preserve">about </w:t>
        </w:r>
      </w:ins>
      <w:ins w:id="44" w:author="Microsoft account" w:date="2022-06-22T17:29:00Z">
        <w:r w:rsidR="003B5E4F">
          <w:rPr>
            <w:rFonts w:ascii="Arial" w:hAnsi="Arial" w:cs="Arial"/>
            <w:sz w:val="22"/>
            <w:szCs w:val="22"/>
          </w:rPr>
          <w:t xml:space="preserve">the </w:t>
        </w:r>
      </w:ins>
      <w:del w:id="45" w:author="Microsoft account" w:date="2022-06-22T17:27:00Z">
        <w:r w:rsidR="007A3CC6" w:rsidRPr="00EA1391" w:rsidDel="00991771">
          <w:rPr>
            <w:rFonts w:ascii="Arial" w:hAnsi="Arial" w:cs="Arial"/>
            <w:i/>
            <w:sz w:val="22"/>
            <w:szCs w:val="22"/>
            <w:rPrChange w:id="46" w:author="Microsoft account" w:date="2022-06-22T17:37:00Z">
              <w:rPr>
                <w:rFonts w:ascii="Arial" w:hAnsi="Arial" w:cs="Arial"/>
                <w:sz w:val="22"/>
                <w:szCs w:val="22"/>
              </w:rPr>
            </w:rPrChange>
          </w:rPr>
          <w:delText xml:space="preserve">of the chicken gut microbiome and </w:delText>
        </w:r>
      </w:del>
      <w:r w:rsidR="007A3CC6" w:rsidRPr="00EA1391">
        <w:rPr>
          <w:rFonts w:ascii="Arial" w:hAnsi="Arial" w:cs="Arial"/>
          <w:i/>
          <w:sz w:val="22"/>
          <w:szCs w:val="22"/>
          <w:rPrChange w:id="47" w:author="Microsoft account" w:date="2022-06-22T17:37:00Z">
            <w:rPr>
              <w:rFonts w:ascii="Arial" w:hAnsi="Arial" w:cs="Arial"/>
              <w:sz w:val="22"/>
              <w:szCs w:val="22"/>
            </w:rPr>
          </w:rPrChange>
        </w:rPr>
        <w:t>Campylobacter</w:t>
      </w:r>
      <w:ins w:id="48" w:author="Microsoft account" w:date="2022-06-22T17:27:00Z">
        <w:r w:rsidR="003B5E4F" w:rsidRPr="00EA1391">
          <w:rPr>
            <w:rFonts w:ascii="Arial" w:hAnsi="Arial" w:cs="Arial"/>
            <w:i/>
            <w:sz w:val="22"/>
            <w:szCs w:val="22"/>
            <w:rPrChange w:id="49" w:author="Microsoft account" w:date="2022-06-22T17:37:00Z">
              <w:rPr>
                <w:rFonts w:ascii="Arial" w:hAnsi="Arial" w:cs="Arial"/>
                <w:sz w:val="22"/>
                <w:szCs w:val="22"/>
              </w:rPr>
            </w:rPrChange>
          </w:rPr>
          <w:t xml:space="preserve"> </w:t>
        </w:r>
        <w:r w:rsidR="003B5E4F">
          <w:rPr>
            <w:rFonts w:ascii="Arial" w:hAnsi="Arial" w:cs="Arial"/>
            <w:sz w:val="22"/>
            <w:szCs w:val="22"/>
          </w:rPr>
          <w:t>colonization</w:t>
        </w:r>
        <w:r w:rsidR="00991771">
          <w:rPr>
            <w:rFonts w:ascii="Arial" w:hAnsi="Arial" w:cs="Arial"/>
            <w:sz w:val="22"/>
            <w:szCs w:val="22"/>
          </w:rPr>
          <w:t xml:space="preserve"> </w:t>
        </w:r>
        <w:r w:rsidR="003B5E4F">
          <w:rPr>
            <w:rFonts w:ascii="Arial" w:hAnsi="Arial" w:cs="Arial"/>
            <w:sz w:val="22"/>
            <w:szCs w:val="22"/>
          </w:rPr>
          <w:t>in chicken gut</w:t>
        </w:r>
      </w:ins>
      <w:r w:rsidR="007A3CC6" w:rsidRPr="007A3CC6">
        <w:rPr>
          <w:rFonts w:ascii="Arial" w:hAnsi="Arial" w:cs="Arial"/>
          <w:sz w:val="22"/>
          <w:szCs w:val="22"/>
        </w:rPr>
        <w:t>.</w:t>
      </w:r>
    </w:p>
    <w:p w14:paraId="70DF9E56" w14:textId="77777777" w:rsidR="001A493E" w:rsidRPr="007A3CC6" w:rsidRDefault="001A493E" w:rsidP="00021769">
      <w:pPr>
        <w:spacing w:line="320" w:lineRule="exact"/>
        <w:jc w:val="left"/>
        <w:rPr>
          <w:rFonts w:ascii="Arial" w:hAnsi="Arial" w:cs="Arial"/>
          <w:sz w:val="22"/>
          <w:szCs w:val="22"/>
        </w:rPr>
      </w:pPr>
    </w:p>
    <w:p w14:paraId="3948AF8C" w14:textId="77777777" w:rsidR="001A493E" w:rsidRPr="007A3CC6" w:rsidRDefault="001A493E" w:rsidP="00021769">
      <w:pPr>
        <w:spacing w:line="320" w:lineRule="exact"/>
        <w:jc w:val="left"/>
        <w:rPr>
          <w:rFonts w:ascii="Arial" w:hAnsi="Arial" w:cs="Arial"/>
          <w:sz w:val="22"/>
          <w:szCs w:val="22"/>
        </w:rPr>
      </w:pPr>
      <w:commentRangeStart w:id="50"/>
      <w:r w:rsidRPr="007A3CC6">
        <w:rPr>
          <w:rFonts w:ascii="Arial" w:hAnsi="Arial" w:cs="Arial"/>
          <w:sz w:val="22"/>
          <w:szCs w:val="22"/>
        </w:rPr>
        <w:t>So it is important to study the relationship between the changes of Campylobacter in the chicken gut and the environment.</w:t>
      </w:r>
      <w:r w:rsidR="00DD0FF5" w:rsidRPr="007A3CC6">
        <w:rPr>
          <w:rFonts w:ascii="Arial" w:hAnsi="Arial" w:cs="Arial"/>
          <w:sz w:val="22"/>
          <w:szCs w:val="22"/>
        </w:rPr>
        <w:t xml:space="preserve"> This study performed a microbiome analysis of 16S </w:t>
      </w:r>
      <w:proofErr w:type="spellStart"/>
      <w:r w:rsidR="00DD0FF5" w:rsidRPr="007A3CC6">
        <w:rPr>
          <w:rFonts w:ascii="Arial" w:hAnsi="Arial" w:cs="Arial"/>
          <w:sz w:val="22"/>
          <w:szCs w:val="22"/>
        </w:rPr>
        <w:t>rRNA</w:t>
      </w:r>
      <w:proofErr w:type="spellEnd"/>
      <w:r w:rsidR="00DD0FF5" w:rsidRPr="007A3CC6">
        <w:rPr>
          <w:rFonts w:ascii="Arial" w:hAnsi="Arial" w:cs="Arial"/>
          <w:sz w:val="22"/>
          <w:szCs w:val="22"/>
        </w:rPr>
        <w:t xml:space="preserve"> samples collected from days 3 to 35 of the chicken cecum, in a natural environment known to be extra prevalent in Campylobacter. Our focus is on understanding how the cecum microbiota develops, and the potential ecological phenomena that make up the microbial community. ”</w:t>
      </w:r>
      <w:commentRangeEnd w:id="50"/>
      <w:r w:rsidR="003B5E4F">
        <w:rPr>
          <w:rStyle w:val="CommentReference"/>
        </w:rPr>
        <w:commentReference w:id="50"/>
      </w:r>
    </w:p>
    <w:p w14:paraId="44E871BC" w14:textId="77777777" w:rsidR="0025243E" w:rsidRPr="00941A28" w:rsidRDefault="0025243E" w:rsidP="00021769">
      <w:pPr>
        <w:spacing w:line="280" w:lineRule="exact"/>
        <w:jc w:val="left"/>
        <w:rPr>
          <w:rFonts w:ascii="Arial Narrow" w:hAnsi="Arial Narrow" w:cs="Arial"/>
          <w:sz w:val="18"/>
          <w:szCs w:val="18"/>
        </w:rPr>
      </w:pPr>
    </w:p>
    <w:p w14:paraId="4B0E89A4" w14:textId="77777777" w:rsidR="00AF19C9" w:rsidRDefault="0025243E" w:rsidP="00C922CB">
      <w:pPr>
        <w:spacing w:line="320" w:lineRule="exact"/>
        <w:jc w:val="left"/>
        <w:rPr>
          <w:rFonts w:ascii="Arial Narrow" w:hAnsi="Arial Narrow" w:cs="Arial"/>
          <w:b/>
          <w:sz w:val="28"/>
          <w:szCs w:val="28"/>
        </w:rPr>
      </w:pPr>
      <w:r w:rsidRPr="00876D68">
        <w:rPr>
          <w:rFonts w:ascii="Arial Narrow" w:hAnsi="Arial Narrow" w:cs="Arial"/>
          <w:b/>
          <w:sz w:val="28"/>
          <w:szCs w:val="28"/>
        </w:rPr>
        <w:t>Aims/Objectives of project</w:t>
      </w:r>
    </w:p>
    <w:p w14:paraId="7198CACC" w14:textId="77777777" w:rsidR="003B5E4F" w:rsidRDefault="003B5E4F" w:rsidP="00C922CB">
      <w:pPr>
        <w:spacing w:line="320" w:lineRule="exact"/>
        <w:jc w:val="left"/>
        <w:rPr>
          <w:ins w:id="51" w:author="Microsoft account" w:date="2022-06-22T17:33:00Z"/>
          <w:rFonts w:ascii="Arial" w:hAnsi="Arial" w:cs="Arial"/>
          <w:sz w:val="22"/>
          <w:szCs w:val="22"/>
        </w:rPr>
      </w:pPr>
      <w:proofErr w:type="spellStart"/>
      <w:ins w:id="52" w:author="Microsoft account" w:date="2022-06-22T17:32:00Z">
        <w:r>
          <w:rPr>
            <w:rFonts w:ascii="Arial" w:hAnsi="Arial" w:cs="Arial"/>
            <w:sz w:val="22"/>
            <w:szCs w:val="22"/>
          </w:rPr>
          <w:t>A</w:t>
        </w:r>
      </w:ins>
      <w:del w:id="53" w:author="Microsoft account" w:date="2022-06-22T17:32:00Z">
        <w:r w:rsidR="007A3CC6" w:rsidRPr="00AF19C9" w:rsidDel="003B5E4F">
          <w:rPr>
            <w:rFonts w:ascii="Arial" w:hAnsi="Arial" w:cs="Arial"/>
            <w:sz w:val="22"/>
            <w:szCs w:val="22"/>
          </w:rPr>
          <w:delText>By a</w:delText>
        </w:r>
      </w:del>
      <w:r w:rsidR="007A3CC6" w:rsidRPr="00AF19C9">
        <w:rPr>
          <w:rFonts w:ascii="Arial" w:hAnsi="Arial" w:cs="Arial"/>
          <w:sz w:val="22"/>
          <w:szCs w:val="22"/>
        </w:rPr>
        <w:t>nalyzing</w:t>
      </w:r>
      <w:proofErr w:type="spellEnd"/>
      <w:r w:rsidR="007A3CC6" w:rsidRPr="00AF19C9">
        <w:rPr>
          <w:rFonts w:ascii="Arial" w:hAnsi="Arial" w:cs="Arial"/>
          <w:sz w:val="22"/>
          <w:szCs w:val="22"/>
        </w:rPr>
        <w:t xml:space="preserve"> the sample data </w:t>
      </w:r>
      <w:ins w:id="54" w:author="Microsoft account" w:date="2022-06-22T17:32:00Z">
        <w:r>
          <w:rPr>
            <w:rFonts w:ascii="Arial" w:hAnsi="Arial" w:cs="Arial"/>
            <w:sz w:val="22"/>
            <w:szCs w:val="22"/>
          </w:rPr>
          <w:t xml:space="preserve">of </w:t>
        </w:r>
      </w:ins>
      <w:del w:id="55" w:author="Microsoft account" w:date="2022-06-22T17:32:00Z">
        <w:r w:rsidR="007A3CC6" w:rsidRPr="00AF19C9" w:rsidDel="003B5E4F">
          <w:rPr>
            <w:rFonts w:ascii="Arial" w:hAnsi="Arial" w:cs="Arial"/>
            <w:sz w:val="22"/>
            <w:szCs w:val="22"/>
          </w:rPr>
          <w:delText xml:space="preserve">in the </w:delText>
        </w:r>
      </w:del>
      <w:r w:rsidR="007A3CC6" w:rsidRPr="00AF19C9">
        <w:rPr>
          <w:rFonts w:ascii="Arial" w:hAnsi="Arial" w:cs="Arial"/>
          <w:sz w:val="22"/>
          <w:szCs w:val="22"/>
        </w:rPr>
        <w:t xml:space="preserve">chicken gut </w:t>
      </w:r>
      <w:ins w:id="56" w:author="Microsoft account" w:date="2022-06-22T17:32:00Z">
        <w:r>
          <w:rPr>
            <w:rFonts w:ascii="Arial" w:hAnsi="Arial" w:cs="Arial"/>
            <w:sz w:val="22"/>
            <w:szCs w:val="22"/>
          </w:rPr>
          <w:t xml:space="preserve">microbial communities </w:t>
        </w:r>
      </w:ins>
      <w:ins w:id="57" w:author="Microsoft account" w:date="2022-06-22T17:33:00Z">
        <w:r>
          <w:rPr>
            <w:rFonts w:ascii="Arial" w:hAnsi="Arial" w:cs="Arial"/>
            <w:sz w:val="22"/>
            <w:szCs w:val="22"/>
          </w:rPr>
          <w:t xml:space="preserve">during experimental period from </w:t>
        </w:r>
      </w:ins>
      <w:del w:id="58" w:author="Microsoft account" w:date="2022-06-22T17:33:00Z">
        <w:r w:rsidR="007A3CC6" w:rsidRPr="00AF19C9" w:rsidDel="003B5E4F">
          <w:rPr>
            <w:rFonts w:ascii="Arial" w:hAnsi="Arial" w:cs="Arial"/>
            <w:sz w:val="22"/>
            <w:szCs w:val="22"/>
          </w:rPr>
          <w:delText xml:space="preserve">between </w:delText>
        </w:r>
      </w:del>
      <w:r w:rsidR="007A3CC6" w:rsidRPr="00AF19C9">
        <w:rPr>
          <w:rFonts w:ascii="Arial" w:hAnsi="Arial" w:cs="Arial"/>
          <w:sz w:val="22"/>
          <w:szCs w:val="22"/>
        </w:rPr>
        <w:t>day 3 to day 35</w:t>
      </w:r>
      <w:ins w:id="59" w:author="Microsoft account" w:date="2022-06-22T17:33:00Z">
        <w:r>
          <w:rPr>
            <w:rFonts w:ascii="Arial" w:hAnsi="Arial" w:cs="Arial"/>
            <w:sz w:val="22"/>
            <w:szCs w:val="22"/>
          </w:rPr>
          <w:t>.</w:t>
        </w:r>
      </w:ins>
    </w:p>
    <w:p w14:paraId="7F851E59" w14:textId="5BFD78D7" w:rsidR="007A3CC6" w:rsidRDefault="007A3CC6" w:rsidP="00C922CB">
      <w:pPr>
        <w:spacing w:line="320" w:lineRule="exact"/>
        <w:jc w:val="left"/>
        <w:rPr>
          <w:ins w:id="60" w:author="Microsoft account" w:date="2022-06-22T17:36:00Z"/>
          <w:rFonts w:ascii="Arial" w:hAnsi="Arial" w:cs="Arial"/>
          <w:sz w:val="22"/>
          <w:szCs w:val="22"/>
        </w:rPr>
      </w:pPr>
      <w:del w:id="61" w:author="Microsoft account" w:date="2022-06-22T17:33:00Z">
        <w:r w:rsidRPr="00AF19C9" w:rsidDel="003B5E4F">
          <w:rPr>
            <w:rFonts w:ascii="Arial" w:hAnsi="Arial" w:cs="Arial"/>
            <w:sz w:val="22"/>
            <w:szCs w:val="22"/>
          </w:rPr>
          <w:delText xml:space="preserve">, </w:delText>
        </w:r>
      </w:del>
      <w:ins w:id="62" w:author="Microsoft account" w:date="2022-06-22T17:33:00Z">
        <w:r w:rsidR="003B5E4F">
          <w:rPr>
            <w:rFonts w:ascii="Arial" w:hAnsi="Arial" w:cs="Arial"/>
            <w:sz w:val="22"/>
            <w:szCs w:val="22"/>
          </w:rPr>
          <w:t>E</w:t>
        </w:r>
      </w:ins>
      <w:del w:id="63" w:author="Microsoft account" w:date="2022-06-22T17:33:00Z">
        <w:r w:rsidR="004A39DD" w:rsidRPr="00AF19C9" w:rsidDel="003B5E4F">
          <w:rPr>
            <w:rFonts w:ascii="Arial" w:hAnsi="Arial" w:cs="Arial"/>
            <w:sz w:val="22"/>
            <w:szCs w:val="22"/>
          </w:rPr>
          <w:delText>e</w:delText>
        </w:r>
      </w:del>
      <w:r w:rsidR="004A39DD" w:rsidRPr="00AF19C9">
        <w:rPr>
          <w:rFonts w:ascii="Arial" w:hAnsi="Arial" w:cs="Arial"/>
          <w:sz w:val="22"/>
          <w:szCs w:val="22"/>
        </w:rPr>
        <w:t>xplor</w:t>
      </w:r>
      <w:ins w:id="64" w:author="Microsoft account" w:date="2022-06-22T17:33:00Z">
        <w:r w:rsidR="003B5E4F">
          <w:rPr>
            <w:rFonts w:ascii="Arial" w:hAnsi="Arial" w:cs="Arial"/>
            <w:sz w:val="22"/>
            <w:szCs w:val="22"/>
          </w:rPr>
          <w:t xml:space="preserve">ing the development of </w:t>
        </w:r>
      </w:ins>
      <w:del w:id="65" w:author="Microsoft account" w:date="2022-06-22T17:33:00Z">
        <w:r w:rsidR="004A39DD" w:rsidRPr="00AF19C9" w:rsidDel="003B5E4F">
          <w:rPr>
            <w:rFonts w:ascii="Arial" w:hAnsi="Arial" w:cs="Arial"/>
            <w:sz w:val="22"/>
            <w:szCs w:val="22"/>
          </w:rPr>
          <w:delText>e</w:delText>
        </w:r>
      </w:del>
      <w:del w:id="66" w:author="Microsoft account" w:date="2022-06-22T17:34:00Z">
        <w:r w:rsidR="004A39DD" w:rsidRPr="00AF19C9" w:rsidDel="003B5E4F">
          <w:rPr>
            <w:rFonts w:ascii="Arial" w:hAnsi="Arial" w:cs="Arial"/>
            <w:sz w:val="22"/>
            <w:szCs w:val="22"/>
          </w:rPr>
          <w:delText xml:space="preserve"> how the </w:delText>
        </w:r>
      </w:del>
      <w:r w:rsidR="004A39DD" w:rsidRPr="00AF19C9">
        <w:rPr>
          <w:rFonts w:ascii="Arial" w:hAnsi="Arial" w:cs="Arial"/>
          <w:sz w:val="22"/>
          <w:szCs w:val="22"/>
        </w:rPr>
        <w:t>cecum microbio</w:t>
      </w:r>
      <w:ins w:id="67" w:author="Microsoft account" w:date="2022-06-22T17:34:00Z">
        <w:r w:rsidR="003B5E4F">
          <w:rPr>
            <w:rFonts w:ascii="Arial" w:hAnsi="Arial" w:cs="Arial"/>
            <w:sz w:val="22"/>
            <w:szCs w:val="22"/>
          </w:rPr>
          <w:t>me</w:t>
        </w:r>
      </w:ins>
      <w:del w:id="68" w:author="Microsoft account" w:date="2022-06-22T17:34:00Z">
        <w:r w:rsidR="004A39DD" w:rsidRPr="00AF19C9" w:rsidDel="003B5E4F">
          <w:rPr>
            <w:rFonts w:ascii="Arial" w:hAnsi="Arial" w:cs="Arial"/>
            <w:sz w:val="22"/>
            <w:szCs w:val="22"/>
          </w:rPr>
          <w:delText>ta develops</w:delText>
        </w:r>
      </w:del>
      <w:ins w:id="69" w:author="Microsoft account" w:date="2022-06-22T17:34:00Z">
        <w:r w:rsidR="003B5E4F">
          <w:rPr>
            <w:rFonts w:ascii="Arial" w:hAnsi="Arial" w:cs="Arial"/>
            <w:sz w:val="22"/>
            <w:szCs w:val="22"/>
          </w:rPr>
          <w:t xml:space="preserve"> and factors affecting microbial community </w:t>
        </w:r>
        <w:proofErr w:type="spellStart"/>
        <w:r w:rsidR="003B5E4F">
          <w:rPr>
            <w:rFonts w:ascii="Arial" w:hAnsi="Arial" w:cs="Arial"/>
            <w:sz w:val="22"/>
            <w:szCs w:val="22"/>
          </w:rPr>
          <w:t>asembly</w:t>
        </w:r>
      </w:ins>
      <w:proofErr w:type="spellEnd"/>
      <w:del w:id="70" w:author="Microsoft account" w:date="2022-06-22T17:34:00Z">
        <w:r w:rsidR="004A39DD" w:rsidRPr="00AF19C9" w:rsidDel="003B5E4F">
          <w:rPr>
            <w:rFonts w:ascii="Arial" w:hAnsi="Arial" w:cs="Arial"/>
            <w:sz w:val="22"/>
            <w:szCs w:val="22"/>
          </w:rPr>
          <w:delText xml:space="preserve">, </w:delText>
        </w:r>
      </w:del>
      <w:del w:id="71" w:author="Microsoft account" w:date="2022-06-22T17:35:00Z">
        <w:r w:rsidR="004A39DD" w:rsidRPr="00AF19C9" w:rsidDel="003B5E4F">
          <w:rPr>
            <w:rFonts w:ascii="Arial" w:hAnsi="Arial" w:cs="Arial"/>
            <w:sz w:val="22"/>
            <w:szCs w:val="22"/>
          </w:rPr>
          <w:delText>h</w:delText>
        </w:r>
      </w:del>
      <w:del w:id="72" w:author="Microsoft account" w:date="2022-06-22T17:34:00Z">
        <w:r w:rsidR="004A39DD" w:rsidRPr="00AF19C9" w:rsidDel="003B5E4F">
          <w:rPr>
            <w:rFonts w:ascii="Arial" w:hAnsi="Arial" w:cs="Arial"/>
            <w:sz w:val="22"/>
            <w:szCs w:val="22"/>
          </w:rPr>
          <w:delText>ow it was affected by the environment</w:delText>
        </w:r>
      </w:del>
      <w:ins w:id="73" w:author="Microsoft account" w:date="2022-06-22T17:35:00Z">
        <w:r w:rsidR="00EA1391">
          <w:rPr>
            <w:rFonts w:ascii="Arial" w:hAnsi="Arial" w:cs="Arial"/>
            <w:sz w:val="22"/>
            <w:szCs w:val="22"/>
          </w:rPr>
          <w:t>.</w:t>
        </w:r>
      </w:ins>
      <w:del w:id="74" w:author="Microsoft account" w:date="2022-06-22T17:35:00Z">
        <w:r w:rsidR="004A39DD" w:rsidRPr="00AF19C9" w:rsidDel="00EA1391">
          <w:rPr>
            <w:rFonts w:ascii="Arial" w:hAnsi="Arial" w:cs="Arial"/>
            <w:sz w:val="22"/>
            <w:szCs w:val="22"/>
          </w:rPr>
          <w:delText>,</w:delText>
        </w:r>
      </w:del>
      <w:r w:rsidR="004A39DD" w:rsidRPr="00AF19C9">
        <w:rPr>
          <w:rFonts w:ascii="Arial" w:hAnsi="Arial" w:cs="Arial"/>
          <w:sz w:val="22"/>
          <w:szCs w:val="22"/>
        </w:rPr>
        <w:t xml:space="preserve"> </w:t>
      </w:r>
      <w:ins w:id="75" w:author="Microsoft account" w:date="2022-06-22T17:35:00Z">
        <w:r w:rsidR="00EA1391">
          <w:rPr>
            <w:rFonts w:ascii="Arial" w:hAnsi="Arial" w:cs="Arial"/>
            <w:sz w:val="22"/>
            <w:szCs w:val="22"/>
          </w:rPr>
          <w:t>U</w:t>
        </w:r>
      </w:ins>
      <w:del w:id="76" w:author="Microsoft account" w:date="2022-06-22T17:35:00Z">
        <w:r w:rsidR="004A39DD" w:rsidRPr="00AF19C9" w:rsidDel="00EA1391">
          <w:rPr>
            <w:rFonts w:ascii="Arial" w:hAnsi="Arial" w:cs="Arial"/>
            <w:sz w:val="22"/>
            <w:szCs w:val="22"/>
          </w:rPr>
          <w:delText>and u</w:delText>
        </w:r>
      </w:del>
      <w:r w:rsidR="004A39DD" w:rsidRPr="00AF19C9">
        <w:rPr>
          <w:rFonts w:ascii="Arial" w:hAnsi="Arial" w:cs="Arial"/>
          <w:sz w:val="22"/>
          <w:szCs w:val="22"/>
        </w:rPr>
        <w:t>nderstand</w:t>
      </w:r>
      <w:ins w:id="77" w:author="Microsoft account" w:date="2022-06-22T17:35:00Z">
        <w:r w:rsidR="00EA1391">
          <w:rPr>
            <w:rFonts w:ascii="Arial" w:hAnsi="Arial" w:cs="Arial"/>
            <w:sz w:val="22"/>
            <w:szCs w:val="22"/>
          </w:rPr>
          <w:t>ing the underlying</w:t>
        </w:r>
      </w:ins>
      <w:r w:rsidR="004A39DD" w:rsidRPr="00AF19C9">
        <w:rPr>
          <w:rFonts w:ascii="Arial" w:hAnsi="Arial" w:cs="Arial"/>
          <w:sz w:val="22"/>
          <w:szCs w:val="22"/>
        </w:rPr>
        <w:t xml:space="preserve"> </w:t>
      </w:r>
      <w:r w:rsidR="00AF19C9" w:rsidRPr="00AF19C9">
        <w:rPr>
          <w:rFonts w:ascii="Arial" w:hAnsi="Arial" w:cs="Arial"/>
          <w:sz w:val="22"/>
          <w:szCs w:val="22"/>
        </w:rPr>
        <w:t xml:space="preserve">ecological phenomena that structure the </w:t>
      </w:r>
      <w:ins w:id="78" w:author="Microsoft account" w:date="2022-06-22T17:36:00Z">
        <w:r w:rsidR="00EA1391">
          <w:rPr>
            <w:rFonts w:ascii="Arial" w:hAnsi="Arial" w:cs="Arial"/>
            <w:sz w:val="22"/>
            <w:szCs w:val="22"/>
          </w:rPr>
          <w:t xml:space="preserve">chicken gut </w:t>
        </w:r>
      </w:ins>
      <w:r w:rsidR="00AF19C9" w:rsidRPr="00AF19C9">
        <w:rPr>
          <w:rFonts w:ascii="Arial" w:hAnsi="Arial" w:cs="Arial"/>
          <w:sz w:val="22"/>
          <w:szCs w:val="22"/>
        </w:rPr>
        <w:t>microbial communities.</w:t>
      </w:r>
    </w:p>
    <w:p w14:paraId="2611BEED" w14:textId="442EE353" w:rsidR="00EA1391" w:rsidRPr="00EA1391" w:rsidRDefault="00EA1391" w:rsidP="00C922CB">
      <w:pPr>
        <w:spacing w:line="320" w:lineRule="exact"/>
        <w:jc w:val="left"/>
        <w:rPr>
          <w:rFonts w:ascii="Arial" w:hAnsi="Arial" w:cs="Arial"/>
          <w:sz w:val="22"/>
          <w:szCs w:val="22"/>
          <w:rPrChange w:id="79" w:author="Microsoft account" w:date="2022-06-22T17:37:00Z">
            <w:rPr>
              <w:rFonts w:ascii="Arial" w:hAnsi="Arial" w:cs="Arial"/>
              <w:sz w:val="22"/>
              <w:szCs w:val="22"/>
            </w:rPr>
          </w:rPrChange>
        </w:rPr>
      </w:pPr>
      <w:ins w:id="80" w:author="Microsoft account" w:date="2022-06-22T17:36:00Z">
        <w:r>
          <w:rPr>
            <w:rFonts w:ascii="Arial" w:hAnsi="Arial" w:cs="Arial"/>
            <w:sz w:val="22"/>
            <w:szCs w:val="22"/>
          </w:rPr>
          <w:t xml:space="preserve">Determining the colonization time of </w:t>
        </w:r>
        <w:r w:rsidRPr="00EA1391">
          <w:rPr>
            <w:rFonts w:ascii="Arial" w:hAnsi="Arial" w:cs="Arial"/>
            <w:i/>
            <w:sz w:val="22"/>
            <w:szCs w:val="22"/>
            <w:rPrChange w:id="81" w:author="Microsoft account" w:date="2022-06-22T17:36:00Z">
              <w:rPr>
                <w:rFonts w:ascii="Arial" w:hAnsi="Arial" w:cs="Arial"/>
                <w:sz w:val="22"/>
                <w:szCs w:val="22"/>
              </w:rPr>
            </w:rPrChange>
          </w:rPr>
          <w:t>Campylobacter</w:t>
        </w:r>
      </w:ins>
      <w:ins w:id="82" w:author="Microsoft account" w:date="2022-06-22T17:37:00Z">
        <w:r>
          <w:rPr>
            <w:rFonts w:ascii="Arial" w:hAnsi="Arial" w:cs="Arial"/>
            <w:i/>
            <w:sz w:val="22"/>
            <w:szCs w:val="22"/>
          </w:rPr>
          <w:t xml:space="preserve"> </w:t>
        </w:r>
        <w:r>
          <w:rPr>
            <w:rFonts w:ascii="Arial" w:hAnsi="Arial" w:cs="Arial"/>
            <w:sz w:val="22"/>
            <w:szCs w:val="22"/>
          </w:rPr>
          <w:t xml:space="preserve">and its relatedness with other species or </w:t>
        </w:r>
      </w:ins>
      <w:ins w:id="83" w:author="Microsoft account" w:date="2022-06-22T17:38:00Z">
        <w:r w:rsidR="00A030E7">
          <w:rPr>
            <w:rFonts w:ascii="Arial" w:hAnsi="Arial" w:cs="Arial"/>
            <w:sz w:val="22"/>
            <w:szCs w:val="22"/>
          </w:rPr>
          <w:t>mechanisms.</w:t>
        </w:r>
      </w:ins>
      <w:bookmarkStart w:id="84" w:name="_GoBack"/>
      <w:bookmarkEnd w:id="84"/>
    </w:p>
    <w:p w14:paraId="144A5D23" w14:textId="77777777" w:rsidR="00021769" w:rsidRPr="00EA1391" w:rsidRDefault="00021769" w:rsidP="00C922CB">
      <w:pPr>
        <w:spacing w:line="320" w:lineRule="exact"/>
        <w:jc w:val="left"/>
        <w:rPr>
          <w:rFonts w:ascii="Arial" w:hAnsi="Arial" w:cs="Arial"/>
          <w:i/>
          <w:sz w:val="22"/>
          <w:szCs w:val="22"/>
          <w:rPrChange w:id="85" w:author="Microsoft account" w:date="2022-06-22T17:36:00Z">
            <w:rPr>
              <w:rFonts w:ascii="Arial" w:hAnsi="Arial" w:cs="Arial"/>
              <w:sz w:val="22"/>
              <w:szCs w:val="22"/>
            </w:rPr>
          </w:rPrChange>
        </w:rPr>
      </w:pPr>
    </w:p>
    <w:p w14:paraId="738610EB" w14:textId="77777777" w:rsidR="0025243E" w:rsidRPr="007A3CC6" w:rsidRDefault="0025243E" w:rsidP="00C071E3">
      <w:pPr>
        <w:jc w:val="left"/>
        <w:rPr>
          <w:rFonts w:ascii="Arial Narrow" w:hAnsi="Arial Narrow" w:cs="Arial"/>
          <w:sz w:val="16"/>
          <w:szCs w:val="16"/>
        </w:rPr>
      </w:pPr>
    </w:p>
    <w:p w14:paraId="516325F9" w14:textId="77777777" w:rsidR="00021769" w:rsidRDefault="0025243E" w:rsidP="00C071E3">
      <w:pPr>
        <w:jc w:val="left"/>
        <w:rPr>
          <w:rFonts w:ascii="Arial Narrow" w:hAnsi="Arial Narrow" w:cs="Arial"/>
          <w:b/>
          <w:sz w:val="28"/>
          <w:szCs w:val="28"/>
        </w:rPr>
      </w:pPr>
      <w:r w:rsidRPr="00876D68">
        <w:rPr>
          <w:rFonts w:ascii="Arial Narrow" w:hAnsi="Arial Narrow" w:cs="Arial"/>
          <w:b/>
          <w:sz w:val="28"/>
          <w:szCs w:val="28"/>
        </w:rPr>
        <w:t>Resources required</w:t>
      </w:r>
    </w:p>
    <w:p w14:paraId="58307C1A" w14:textId="513B5717" w:rsidR="00AF19C9" w:rsidRPr="00AF19C9" w:rsidRDefault="00AF19C9" w:rsidP="00021769">
      <w:pPr>
        <w:numPr>
          <w:ilvl w:val="0"/>
          <w:numId w:val="22"/>
        </w:numPr>
        <w:spacing w:line="320" w:lineRule="exact"/>
        <w:ind w:left="357" w:hanging="357"/>
        <w:jc w:val="left"/>
        <w:rPr>
          <w:rFonts w:ascii="Arial" w:hAnsi="Arial" w:cs="Arial"/>
          <w:sz w:val="22"/>
          <w:szCs w:val="22"/>
        </w:rPr>
      </w:pPr>
      <w:r w:rsidRPr="00AF19C9">
        <w:rPr>
          <w:rFonts w:ascii="Arial" w:hAnsi="Arial" w:cs="Arial"/>
          <w:sz w:val="22"/>
          <w:szCs w:val="22"/>
        </w:rPr>
        <w:t>Dataset</w:t>
      </w:r>
      <w:ins w:id="86" w:author="Microsoft account" w:date="2022-06-22T17:31:00Z">
        <w:r w:rsidR="003B5E4F">
          <w:rPr>
            <w:rFonts w:ascii="Arial" w:hAnsi="Arial" w:cs="Arial"/>
            <w:sz w:val="22"/>
            <w:szCs w:val="22"/>
          </w:rPr>
          <w:t xml:space="preserve"> (Sequence data and Meta-data)</w:t>
        </w:r>
      </w:ins>
    </w:p>
    <w:p w14:paraId="3AE23A9B" w14:textId="77777777" w:rsidR="00AF19C9" w:rsidRPr="00AF19C9" w:rsidRDefault="00AF19C9" w:rsidP="00021769">
      <w:pPr>
        <w:numPr>
          <w:ilvl w:val="0"/>
          <w:numId w:val="22"/>
        </w:numPr>
        <w:spacing w:line="320" w:lineRule="exact"/>
        <w:ind w:left="357" w:hanging="357"/>
        <w:jc w:val="left"/>
        <w:rPr>
          <w:rFonts w:ascii="Arial" w:hAnsi="Arial" w:cs="Arial"/>
          <w:sz w:val="22"/>
          <w:szCs w:val="22"/>
        </w:rPr>
      </w:pPr>
      <w:r w:rsidRPr="00AF19C9">
        <w:rPr>
          <w:rFonts w:ascii="Arial" w:hAnsi="Arial" w:cs="Arial" w:hint="eastAsia"/>
          <w:sz w:val="22"/>
          <w:szCs w:val="22"/>
        </w:rPr>
        <w:t>R</w:t>
      </w:r>
      <w:r w:rsidRPr="00AF19C9">
        <w:rPr>
          <w:rFonts w:ascii="Arial" w:hAnsi="Arial" w:cs="Arial"/>
          <w:sz w:val="22"/>
          <w:szCs w:val="22"/>
        </w:rPr>
        <w:t xml:space="preserve"> and R studio</w:t>
      </w:r>
    </w:p>
    <w:p w14:paraId="10A32A72" w14:textId="27B6E352" w:rsidR="00AF19C9" w:rsidRDefault="00AF19C9" w:rsidP="00021769">
      <w:pPr>
        <w:numPr>
          <w:ilvl w:val="0"/>
          <w:numId w:val="22"/>
        </w:numPr>
        <w:spacing w:line="320" w:lineRule="exact"/>
        <w:ind w:left="357" w:hanging="357"/>
        <w:jc w:val="left"/>
        <w:rPr>
          <w:rFonts w:ascii="Arial" w:hAnsi="Arial" w:cs="Arial"/>
          <w:sz w:val="22"/>
          <w:szCs w:val="22"/>
        </w:rPr>
      </w:pPr>
      <w:r w:rsidRPr="00AF19C9">
        <w:rPr>
          <w:rFonts w:ascii="Arial" w:hAnsi="Arial" w:cs="Arial"/>
          <w:sz w:val="22"/>
          <w:szCs w:val="22"/>
        </w:rPr>
        <w:t>Paper ref</w:t>
      </w:r>
      <w:ins w:id="87" w:author="Microsoft account" w:date="2022-06-22T17:31:00Z">
        <w:r w:rsidR="003B5E4F">
          <w:rPr>
            <w:rFonts w:ascii="Arial" w:hAnsi="Arial" w:cs="Arial"/>
            <w:sz w:val="22"/>
            <w:szCs w:val="22"/>
          </w:rPr>
          <w:t>e</w:t>
        </w:r>
      </w:ins>
      <w:r w:rsidRPr="00AF19C9">
        <w:rPr>
          <w:rFonts w:ascii="Arial" w:hAnsi="Arial" w:cs="Arial"/>
          <w:sz w:val="22"/>
          <w:szCs w:val="22"/>
        </w:rPr>
        <w:t>rences</w:t>
      </w:r>
    </w:p>
    <w:p w14:paraId="36593DA6" w14:textId="2E3B8DE4" w:rsidR="00021769" w:rsidRPr="00AF19C9" w:rsidRDefault="00021769" w:rsidP="00021769">
      <w:pPr>
        <w:numPr>
          <w:ilvl w:val="0"/>
          <w:numId w:val="22"/>
        </w:numPr>
        <w:spacing w:line="320" w:lineRule="exact"/>
        <w:ind w:left="357" w:hanging="357"/>
        <w:jc w:val="left"/>
        <w:rPr>
          <w:rFonts w:ascii="Arial" w:hAnsi="Arial" w:cs="Arial"/>
          <w:sz w:val="22"/>
          <w:szCs w:val="22"/>
        </w:rPr>
      </w:pPr>
      <w:r>
        <w:rPr>
          <w:rFonts w:ascii="Arial" w:hAnsi="Arial" w:cs="Arial" w:hint="eastAsia"/>
          <w:sz w:val="22"/>
          <w:szCs w:val="22"/>
          <w:lang w:eastAsia="zh-CN"/>
        </w:rPr>
        <w:t>S</w:t>
      </w:r>
      <w:r>
        <w:rPr>
          <w:rFonts w:ascii="Arial" w:hAnsi="Arial" w:cs="Arial"/>
          <w:sz w:val="22"/>
          <w:szCs w:val="22"/>
          <w:lang w:eastAsia="zh-CN"/>
        </w:rPr>
        <w:t>uitable algorithm</w:t>
      </w:r>
      <w:ins w:id="88" w:author="Microsoft account" w:date="2022-06-22T17:31:00Z">
        <w:r w:rsidR="003B5E4F">
          <w:rPr>
            <w:rFonts w:ascii="Arial" w:hAnsi="Arial" w:cs="Arial"/>
            <w:sz w:val="22"/>
            <w:szCs w:val="22"/>
            <w:lang w:eastAsia="zh-CN"/>
          </w:rPr>
          <w:t>s</w:t>
        </w:r>
      </w:ins>
    </w:p>
    <w:p w14:paraId="637805D2" w14:textId="77777777" w:rsidR="00AF19C9" w:rsidRPr="00876D68" w:rsidRDefault="00AF19C9" w:rsidP="00021769">
      <w:pPr>
        <w:spacing w:line="320" w:lineRule="exact"/>
        <w:jc w:val="left"/>
        <w:rPr>
          <w:rFonts w:ascii="Arial Narrow" w:hAnsi="Arial Narrow" w:cs="Arial"/>
          <w:b/>
          <w:sz w:val="28"/>
          <w:szCs w:val="28"/>
          <w:lang w:eastAsia="zh-CN"/>
        </w:rPr>
      </w:pPr>
    </w:p>
    <w:p w14:paraId="463F29E8" w14:textId="77777777" w:rsidR="0025243E" w:rsidRDefault="0025243E" w:rsidP="00C071E3">
      <w:pPr>
        <w:jc w:val="left"/>
        <w:rPr>
          <w:rFonts w:ascii="Arial Narrow" w:hAnsi="Arial Narrow" w:cs="Arial"/>
          <w:sz w:val="16"/>
          <w:szCs w:val="16"/>
        </w:rPr>
      </w:pPr>
    </w:p>
    <w:p w14:paraId="3B7B4B86" w14:textId="77777777" w:rsidR="00021769" w:rsidRDefault="00021769" w:rsidP="00C071E3">
      <w:pPr>
        <w:jc w:val="left"/>
        <w:rPr>
          <w:rFonts w:ascii="Arial Narrow" w:hAnsi="Arial Narrow" w:cs="Arial"/>
          <w:sz w:val="16"/>
          <w:szCs w:val="16"/>
        </w:rPr>
      </w:pPr>
    </w:p>
    <w:p w14:paraId="3A0FF5F2" w14:textId="77777777" w:rsidR="00021769" w:rsidRDefault="00021769" w:rsidP="00C071E3">
      <w:pPr>
        <w:jc w:val="left"/>
        <w:rPr>
          <w:rFonts w:ascii="Arial Narrow" w:hAnsi="Arial Narrow" w:cs="Arial"/>
          <w:sz w:val="16"/>
          <w:szCs w:val="16"/>
        </w:rPr>
      </w:pPr>
    </w:p>
    <w:p w14:paraId="5630AD66" w14:textId="77777777" w:rsidR="00021769" w:rsidRDefault="00021769" w:rsidP="00C071E3">
      <w:pPr>
        <w:jc w:val="left"/>
        <w:rPr>
          <w:rFonts w:ascii="Arial Narrow" w:hAnsi="Arial Narrow" w:cs="Arial"/>
          <w:sz w:val="16"/>
          <w:szCs w:val="16"/>
        </w:rPr>
      </w:pPr>
    </w:p>
    <w:p w14:paraId="61829076" w14:textId="77777777" w:rsidR="00021769" w:rsidRDefault="00021769" w:rsidP="00C071E3">
      <w:pPr>
        <w:jc w:val="left"/>
        <w:rPr>
          <w:rFonts w:ascii="Arial Narrow" w:hAnsi="Arial Narrow" w:cs="Arial"/>
          <w:sz w:val="16"/>
          <w:szCs w:val="16"/>
        </w:rPr>
      </w:pPr>
    </w:p>
    <w:p w14:paraId="2BA226A1" w14:textId="77777777" w:rsidR="00021769" w:rsidRDefault="00021769" w:rsidP="00C071E3">
      <w:pPr>
        <w:jc w:val="left"/>
        <w:rPr>
          <w:rFonts w:ascii="Arial Narrow" w:hAnsi="Arial Narrow" w:cs="Arial"/>
          <w:sz w:val="16"/>
          <w:szCs w:val="16"/>
        </w:rPr>
      </w:pPr>
    </w:p>
    <w:p w14:paraId="17AD93B2" w14:textId="77777777" w:rsidR="00021769" w:rsidRDefault="00021769" w:rsidP="00C071E3">
      <w:pPr>
        <w:jc w:val="left"/>
        <w:rPr>
          <w:rFonts w:ascii="Arial Narrow" w:hAnsi="Arial Narrow" w:cs="Arial"/>
          <w:sz w:val="16"/>
          <w:szCs w:val="16"/>
        </w:rPr>
      </w:pPr>
    </w:p>
    <w:p w14:paraId="0DE4B5B7" w14:textId="77777777" w:rsidR="00021769" w:rsidRDefault="00021769" w:rsidP="00C071E3">
      <w:pPr>
        <w:jc w:val="left"/>
        <w:rPr>
          <w:rFonts w:ascii="Arial Narrow" w:hAnsi="Arial Narrow" w:cs="Arial"/>
          <w:sz w:val="16"/>
          <w:szCs w:val="16"/>
        </w:rPr>
      </w:pPr>
    </w:p>
    <w:p w14:paraId="66204FF1" w14:textId="77777777" w:rsidR="00021769" w:rsidRDefault="00021769" w:rsidP="00C071E3">
      <w:pPr>
        <w:jc w:val="left"/>
        <w:rPr>
          <w:rFonts w:ascii="Arial Narrow" w:hAnsi="Arial Narrow" w:cs="Arial"/>
          <w:sz w:val="16"/>
          <w:szCs w:val="16"/>
        </w:rPr>
      </w:pPr>
    </w:p>
    <w:p w14:paraId="2DBF0D7D" w14:textId="77777777" w:rsidR="00021769" w:rsidRDefault="00021769" w:rsidP="00C071E3">
      <w:pPr>
        <w:jc w:val="left"/>
        <w:rPr>
          <w:rFonts w:ascii="Arial Narrow" w:hAnsi="Arial Narrow" w:cs="Arial"/>
          <w:sz w:val="16"/>
          <w:szCs w:val="16"/>
        </w:rPr>
      </w:pPr>
    </w:p>
    <w:p w14:paraId="6B62F1B3" w14:textId="77777777" w:rsidR="00C922CB" w:rsidRPr="00941A28" w:rsidRDefault="00C922CB" w:rsidP="00C071E3">
      <w:pPr>
        <w:jc w:val="left"/>
        <w:rPr>
          <w:rFonts w:ascii="Arial Narrow" w:hAnsi="Arial Narrow" w:cs="Arial"/>
          <w:sz w:val="16"/>
          <w:szCs w:val="16"/>
        </w:rPr>
      </w:pPr>
    </w:p>
    <w:p w14:paraId="02F2C34E" w14:textId="77777777" w:rsidR="00C922CB" w:rsidRDefault="00C922CB" w:rsidP="00C071E3">
      <w:pPr>
        <w:jc w:val="left"/>
        <w:rPr>
          <w:rFonts w:ascii="Arial Narrow" w:hAnsi="Arial Narrow" w:cs="Arial"/>
          <w:b/>
          <w:sz w:val="28"/>
          <w:szCs w:val="28"/>
        </w:rPr>
      </w:pPr>
    </w:p>
    <w:p w14:paraId="1CAD5223" w14:textId="5E459ABE" w:rsidR="0A8C39EE" w:rsidRDefault="0A8C39EE" w:rsidP="0A8C39EE">
      <w:pPr>
        <w:jc w:val="left"/>
        <w:rPr>
          <w:rFonts w:ascii="Arial Narrow" w:hAnsi="Arial Narrow" w:cs="Arial"/>
          <w:b/>
          <w:bCs/>
          <w:sz w:val="28"/>
          <w:szCs w:val="28"/>
        </w:rPr>
      </w:pPr>
    </w:p>
    <w:p w14:paraId="3DFF9AB2" w14:textId="259631EC" w:rsidR="0025243E" w:rsidRDefault="0025243E" w:rsidP="27C76FEC">
      <w:pPr>
        <w:jc w:val="left"/>
        <w:rPr>
          <w:rFonts w:ascii="Arial Narrow" w:hAnsi="Arial Narrow" w:cs="Arial"/>
          <w:b/>
          <w:bCs/>
          <w:sz w:val="28"/>
          <w:szCs w:val="28"/>
        </w:rPr>
      </w:pPr>
    </w:p>
    <w:p w14:paraId="33C67FE5" w14:textId="0D69C20B" w:rsidR="0025243E" w:rsidRDefault="0025243E" w:rsidP="27C76FEC">
      <w:pPr>
        <w:jc w:val="left"/>
        <w:rPr>
          <w:rFonts w:ascii="Arial Narrow" w:hAnsi="Arial Narrow" w:cs="Arial"/>
          <w:b/>
          <w:bCs/>
          <w:sz w:val="28"/>
          <w:szCs w:val="28"/>
        </w:rPr>
      </w:pPr>
      <w:r w:rsidRPr="27C76FEC">
        <w:rPr>
          <w:rFonts w:ascii="Arial Narrow" w:hAnsi="Arial Narrow" w:cs="Arial"/>
          <w:b/>
          <w:bCs/>
          <w:sz w:val="28"/>
          <w:szCs w:val="28"/>
        </w:rPr>
        <w:t>GANTT chart</w:t>
      </w:r>
    </w:p>
    <w:p w14:paraId="61C43208" w14:textId="50D564A5" w:rsidR="27C76FEC" w:rsidRDefault="27C76FEC" w:rsidP="27C76FEC">
      <w:pPr>
        <w:jc w:val="left"/>
        <w:rPr>
          <w:b/>
          <w:bCs/>
          <w:sz w:val="28"/>
          <w:szCs w:val="28"/>
        </w:rPr>
      </w:pPr>
    </w:p>
    <w:p w14:paraId="024937C9" w14:textId="77777777" w:rsidR="00021769" w:rsidRPr="00876D68" w:rsidRDefault="00AA71AB" w:rsidP="00C071E3">
      <w:pPr>
        <w:jc w:val="left"/>
        <w:rPr>
          <w:rFonts w:ascii="Arial Narrow" w:hAnsi="Arial Narrow" w:cs="Arial"/>
          <w:b/>
          <w:sz w:val="28"/>
          <w:szCs w:val="28"/>
        </w:rPr>
      </w:pPr>
      <w:r>
        <w:rPr>
          <w:noProof/>
          <w:lang w:val="en-US"/>
        </w:rPr>
        <w:drawing>
          <wp:anchor distT="0" distB="0" distL="114300" distR="114300" simplePos="0" relativeHeight="251657728" behindDoc="0" locked="0" layoutInCell="1" allowOverlap="1" wp14:anchorId="47E8F930" wp14:editId="07777777">
            <wp:simplePos x="0" y="0"/>
            <wp:positionH relativeFrom="column">
              <wp:posOffset>6350</wp:posOffset>
            </wp:positionH>
            <wp:positionV relativeFrom="paragraph">
              <wp:posOffset>231140</wp:posOffset>
            </wp:positionV>
            <wp:extent cx="6477000" cy="2540000"/>
            <wp:effectExtent l="0" t="0" r="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77000" cy="254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0A4E5D" w14:textId="77777777" w:rsidR="0025243E" w:rsidRPr="00941A28" w:rsidRDefault="0025243E" w:rsidP="00C071E3">
      <w:pPr>
        <w:jc w:val="left"/>
        <w:rPr>
          <w:rFonts w:ascii="Arial Narrow" w:hAnsi="Arial Narrow" w:cs="Arial"/>
          <w:sz w:val="16"/>
          <w:szCs w:val="16"/>
        </w:rPr>
      </w:pPr>
    </w:p>
    <w:p w14:paraId="19219836" w14:textId="77777777" w:rsidR="00A40BC2" w:rsidRDefault="00A40BC2" w:rsidP="00C071E3">
      <w:pPr>
        <w:jc w:val="left"/>
        <w:rPr>
          <w:rFonts w:ascii="Arial Narrow" w:hAnsi="Arial Narrow" w:cs="Arial"/>
          <w:b/>
          <w:sz w:val="28"/>
          <w:szCs w:val="28"/>
        </w:rPr>
      </w:pPr>
    </w:p>
    <w:p w14:paraId="52054BB4" w14:textId="77777777" w:rsidR="00021769" w:rsidRPr="00C922CB" w:rsidRDefault="0025243E" w:rsidP="00C922CB">
      <w:pPr>
        <w:jc w:val="left"/>
        <w:rPr>
          <w:rFonts w:ascii="Arial Narrow" w:hAnsi="Arial Narrow" w:cs="Arial"/>
          <w:b/>
          <w:sz w:val="28"/>
          <w:szCs w:val="28"/>
        </w:rPr>
      </w:pPr>
      <w:r w:rsidRPr="00876D68">
        <w:rPr>
          <w:rFonts w:ascii="Arial Narrow" w:hAnsi="Arial Narrow" w:cs="Arial"/>
          <w:b/>
          <w:sz w:val="28"/>
          <w:szCs w:val="28"/>
        </w:rPr>
        <w:t>Risk assessment</w:t>
      </w:r>
      <w:r w:rsidR="00016B9A">
        <w:br/>
      </w:r>
      <w:r w:rsidR="00AA12B3" w:rsidRPr="00021769">
        <w:rPr>
          <w:rFonts w:ascii="Arial" w:hAnsi="Arial" w:cs="Arial"/>
          <w:sz w:val="22"/>
          <w:szCs w:val="22"/>
        </w:rPr>
        <w:t>1.</w:t>
      </w:r>
      <w:r w:rsidR="00AA12B3" w:rsidRPr="00021769">
        <w:rPr>
          <w:sz w:val="22"/>
          <w:szCs w:val="22"/>
        </w:rPr>
        <w:t xml:space="preserve"> </w:t>
      </w:r>
    </w:p>
    <w:p w14:paraId="6CB69650" w14:textId="77777777" w:rsidR="00AA12B3" w:rsidRPr="00021769" w:rsidRDefault="00AA12B3" w:rsidP="00A40BC2">
      <w:pPr>
        <w:spacing w:line="320" w:lineRule="exact"/>
        <w:rPr>
          <w:rFonts w:ascii="Arial" w:hAnsi="Arial" w:cs="Arial"/>
          <w:sz w:val="22"/>
          <w:szCs w:val="22"/>
        </w:rPr>
      </w:pPr>
      <w:r w:rsidRPr="00021769">
        <w:rPr>
          <w:rFonts w:ascii="Arial" w:hAnsi="Arial" w:cs="Arial"/>
          <w:sz w:val="22"/>
          <w:szCs w:val="22"/>
        </w:rPr>
        <w:t>Risk: Unavailability of data</w:t>
      </w:r>
    </w:p>
    <w:p w14:paraId="35344725" w14:textId="77777777" w:rsidR="00AA12B3" w:rsidRPr="00021769" w:rsidRDefault="00AA12B3" w:rsidP="00A40BC2">
      <w:pPr>
        <w:spacing w:line="320" w:lineRule="exact"/>
        <w:rPr>
          <w:rFonts w:ascii="Arial" w:hAnsi="Arial" w:cs="Arial"/>
          <w:sz w:val="22"/>
          <w:szCs w:val="22"/>
        </w:rPr>
      </w:pPr>
      <w:r w:rsidRPr="00021769">
        <w:rPr>
          <w:rFonts w:ascii="Arial" w:hAnsi="Arial" w:cs="Arial"/>
          <w:sz w:val="22"/>
          <w:szCs w:val="22"/>
        </w:rPr>
        <w:t>Likelihood without control measures: Improbable</w:t>
      </w:r>
    </w:p>
    <w:p w14:paraId="6EEDE030" w14:textId="77777777" w:rsidR="00AA12B3" w:rsidRPr="00021769" w:rsidRDefault="00AA12B3" w:rsidP="00A40BC2">
      <w:pPr>
        <w:spacing w:line="320" w:lineRule="exact"/>
        <w:rPr>
          <w:rFonts w:ascii="Arial" w:hAnsi="Arial" w:cs="Arial"/>
          <w:sz w:val="22"/>
          <w:szCs w:val="22"/>
        </w:rPr>
      </w:pPr>
      <w:r w:rsidRPr="00021769">
        <w:rPr>
          <w:rFonts w:ascii="Arial" w:hAnsi="Arial" w:cs="Arial"/>
          <w:sz w:val="22"/>
          <w:szCs w:val="22"/>
        </w:rPr>
        <w:t>Severity: Slight</w:t>
      </w:r>
    </w:p>
    <w:p w14:paraId="2161AF12" w14:textId="77777777" w:rsidR="00AA12B3" w:rsidRPr="00021769" w:rsidRDefault="00AA12B3" w:rsidP="00A40BC2">
      <w:pPr>
        <w:spacing w:line="320" w:lineRule="exact"/>
        <w:rPr>
          <w:rFonts w:ascii="Arial" w:hAnsi="Arial" w:cs="Arial"/>
          <w:sz w:val="22"/>
          <w:szCs w:val="22"/>
        </w:rPr>
      </w:pPr>
      <w:r w:rsidRPr="00021769">
        <w:rPr>
          <w:rFonts w:ascii="Arial" w:hAnsi="Arial" w:cs="Arial"/>
          <w:sz w:val="22"/>
          <w:szCs w:val="22"/>
        </w:rPr>
        <w:t xml:space="preserve">Control measures to mitigate risk: The data for the project is provided by the supervisor, and is available on a shared repository as well as a backed up </w:t>
      </w:r>
    </w:p>
    <w:p w14:paraId="6E7EC600" w14:textId="77777777" w:rsidR="00AA12B3" w:rsidRPr="00021769" w:rsidRDefault="00AA12B3" w:rsidP="00A40BC2">
      <w:pPr>
        <w:spacing w:line="320" w:lineRule="exact"/>
        <w:rPr>
          <w:rFonts w:ascii="Arial" w:hAnsi="Arial" w:cs="Arial"/>
          <w:sz w:val="22"/>
          <w:szCs w:val="22"/>
        </w:rPr>
      </w:pPr>
      <w:r w:rsidRPr="00021769">
        <w:rPr>
          <w:rFonts w:ascii="Arial" w:hAnsi="Arial" w:cs="Arial"/>
          <w:sz w:val="22"/>
          <w:szCs w:val="22"/>
        </w:rPr>
        <w:t>Likelihood with control measures: Improbable</w:t>
      </w:r>
    </w:p>
    <w:p w14:paraId="296FEF7D" w14:textId="77777777" w:rsidR="00AA12B3" w:rsidRPr="00021769" w:rsidRDefault="00AA12B3" w:rsidP="00A40BC2">
      <w:pPr>
        <w:spacing w:line="320" w:lineRule="exact"/>
        <w:rPr>
          <w:rFonts w:ascii="Arial" w:hAnsi="Arial" w:cs="Arial"/>
          <w:sz w:val="22"/>
          <w:szCs w:val="22"/>
        </w:rPr>
      </w:pPr>
    </w:p>
    <w:p w14:paraId="39CDDD6A" w14:textId="77777777" w:rsidR="00021769" w:rsidRDefault="00AA12B3" w:rsidP="00A40BC2">
      <w:pPr>
        <w:spacing w:line="320" w:lineRule="exact"/>
        <w:rPr>
          <w:sz w:val="22"/>
          <w:szCs w:val="22"/>
        </w:rPr>
      </w:pPr>
      <w:r w:rsidRPr="00021769">
        <w:rPr>
          <w:rFonts w:ascii="Arial" w:hAnsi="Arial" w:cs="Arial" w:hint="eastAsia"/>
          <w:sz w:val="22"/>
          <w:szCs w:val="22"/>
          <w:lang w:eastAsia="zh-CN"/>
        </w:rPr>
        <w:t>2</w:t>
      </w:r>
      <w:r w:rsidRPr="00021769">
        <w:rPr>
          <w:rFonts w:ascii="Arial" w:hAnsi="Arial" w:cs="Arial"/>
          <w:sz w:val="22"/>
          <w:szCs w:val="22"/>
          <w:lang w:eastAsia="zh-CN"/>
        </w:rPr>
        <w:t>.</w:t>
      </w:r>
      <w:r w:rsidRPr="00021769">
        <w:rPr>
          <w:sz w:val="22"/>
          <w:szCs w:val="22"/>
        </w:rPr>
        <w:t xml:space="preserve"> </w:t>
      </w:r>
    </w:p>
    <w:p w14:paraId="555F482E" w14:textId="77777777" w:rsidR="00AA12B3" w:rsidRPr="00021769" w:rsidRDefault="00AA12B3" w:rsidP="00A40BC2">
      <w:pPr>
        <w:spacing w:line="320" w:lineRule="exact"/>
        <w:rPr>
          <w:rFonts w:ascii="Arial" w:hAnsi="Arial" w:cs="Arial"/>
          <w:sz w:val="22"/>
          <w:szCs w:val="22"/>
          <w:lang w:eastAsia="zh-CN"/>
        </w:rPr>
      </w:pPr>
      <w:r w:rsidRPr="00021769">
        <w:rPr>
          <w:rFonts w:ascii="Arial" w:hAnsi="Arial" w:cs="Arial"/>
          <w:sz w:val="22"/>
          <w:szCs w:val="22"/>
          <w:lang w:eastAsia="zh-CN"/>
        </w:rPr>
        <w:t>Risk: Data corruption</w:t>
      </w:r>
    </w:p>
    <w:p w14:paraId="4A1F7AB6" w14:textId="77777777" w:rsidR="00AA12B3" w:rsidRPr="00021769" w:rsidRDefault="00AA12B3" w:rsidP="00A40BC2">
      <w:pPr>
        <w:spacing w:line="320" w:lineRule="exact"/>
        <w:rPr>
          <w:rFonts w:ascii="Arial" w:hAnsi="Arial" w:cs="Arial"/>
          <w:sz w:val="22"/>
          <w:szCs w:val="22"/>
          <w:lang w:eastAsia="zh-CN"/>
        </w:rPr>
      </w:pPr>
      <w:r w:rsidRPr="00021769">
        <w:rPr>
          <w:rFonts w:ascii="Arial" w:hAnsi="Arial" w:cs="Arial"/>
          <w:sz w:val="22"/>
          <w:szCs w:val="22"/>
          <w:lang w:eastAsia="zh-CN"/>
        </w:rPr>
        <w:t>Likelihood without control measures: Unlikely</w:t>
      </w:r>
    </w:p>
    <w:p w14:paraId="0B2A5FEE" w14:textId="77777777" w:rsidR="00AA12B3" w:rsidRPr="00021769" w:rsidRDefault="00AA12B3" w:rsidP="00A40BC2">
      <w:pPr>
        <w:spacing w:line="320" w:lineRule="exact"/>
        <w:rPr>
          <w:rFonts w:ascii="Arial" w:hAnsi="Arial" w:cs="Arial"/>
          <w:sz w:val="22"/>
          <w:szCs w:val="22"/>
          <w:lang w:eastAsia="zh-CN"/>
        </w:rPr>
      </w:pPr>
      <w:r w:rsidRPr="00021769">
        <w:rPr>
          <w:rFonts w:ascii="Arial" w:hAnsi="Arial" w:cs="Arial"/>
          <w:sz w:val="22"/>
          <w:szCs w:val="22"/>
          <w:lang w:eastAsia="zh-CN"/>
        </w:rPr>
        <w:t>Severity: Moderate</w:t>
      </w:r>
    </w:p>
    <w:p w14:paraId="3BD73AC1" w14:textId="77777777" w:rsidR="00AA12B3" w:rsidRPr="00021769" w:rsidRDefault="00AA12B3" w:rsidP="00A40BC2">
      <w:pPr>
        <w:spacing w:line="320" w:lineRule="exact"/>
        <w:rPr>
          <w:rFonts w:ascii="Arial" w:hAnsi="Arial" w:cs="Arial"/>
          <w:sz w:val="22"/>
          <w:szCs w:val="22"/>
          <w:lang w:eastAsia="zh-CN"/>
        </w:rPr>
      </w:pPr>
      <w:r w:rsidRPr="00021769">
        <w:rPr>
          <w:rFonts w:ascii="Arial" w:hAnsi="Arial" w:cs="Arial"/>
          <w:sz w:val="22"/>
          <w:szCs w:val="22"/>
          <w:lang w:eastAsia="zh-CN"/>
        </w:rPr>
        <w:t>Control measures to mitigate risk: The project data is provided on a Dropbox repository (which maintains history for 30 days), as well as saved as a local copy on personnel computer, and in the event of data corruption, the extra copies will be used</w:t>
      </w:r>
    </w:p>
    <w:p w14:paraId="62BD3145" w14:textId="77777777" w:rsidR="00AA12B3" w:rsidRPr="00021769" w:rsidRDefault="00AA12B3" w:rsidP="00A40BC2">
      <w:pPr>
        <w:spacing w:line="320" w:lineRule="exact"/>
        <w:rPr>
          <w:rFonts w:ascii="Arial" w:hAnsi="Arial" w:cs="Arial"/>
          <w:sz w:val="22"/>
          <w:szCs w:val="22"/>
          <w:lang w:eastAsia="zh-CN"/>
        </w:rPr>
      </w:pPr>
      <w:r w:rsidRPr="00021769">
        <w:rPr>
          <w:rFonts w:ascii="Arial" w:hAnsi="Arial" w:cs="Arial"/>
          <w:sz w:val="22"/>
          <w:szCs w:val="22"/>
          <w:lang w:eastAsia="zh-CN"/>
        </w:rPr>
        <w:t>Likelihood with control measures: Unlikely</w:t>
      </w:r>
    </w:p>
    <w:p w14:paraId="7194DBDC" w14:textId="77777777" w:rsidR="00021769" w:rsidRPr="00021769" w:rsidRDefault="00021769" w:rsidP="00A40BC2">
      <w:pPr>
        <w:spacing w:line="320" w:lineRule="exact"/>
        <w:rPr>
          <w:rFonts w:ascii="Arial" w:hAnsi="Arial" w:cs="Arial"/>
          <w:sz w:val="22"/>
          <w:szCs w:val="22"/>
          <w:lang w:eastAsia="zh-CN"/>
        </w:rPr>
      </w:pPr>
    </w:p>
    <w:p w14:paraId="769D0D3C" w14:textId="77777777" w:rsidR="00021769" w:rsidRDefault="00021769" w:rsidP="00A40BC2">
      <w:pPr>
        <w:numPr>
          <w:ilvl w:val="0"/>
          <w:numId w:val="23"/>
        </w:numPr>
        <w:spacing w:line="320" w:lineRule="exact"/>
        <w:jc w:val="left"/>
        <w:rPr>
          <w:rFonts w:ascii="Arial" w:hAnsi="Arial" w:cs="Arial"/>
          <w:sz w:val="22"/>
          <w:szCs w:val="22"/>
        </w:rPr>
      </w:pPr>
    </w:p>
    <w:p w14:paraId="10B80556" w14:textId="77777777" w:rsidR="00AA12B3" w:rsidRPr="00021769" w:rsidRDefault="00AA12B3" w:rsidP="00A40BC2">
      <w:pPr>
        <w:spacing w:line="320" w:lineRule="exact"/>
        <w:jc w:val="left"/>
        <w:rPr>
          <w:rFonts w:ascii="Arial" w:hAnsi="Arial" w:cs="Arial"/>
          <w:sz w:val="22"/>
          <w:szCs w:val="22"/>
        </w:rPr>
      </w:pPr>
      <w:r w:rsidRPr="00021769">
        <w:rPr>
          <w:rFonts w:ascii="Arial" w:hAnsi="Arial" w:cs="Arial"/>
          <w:sz w:val="22"/>
          <w:szCs w:val="22"/>
        </w:rPr>
        <w:t>Risk: Mental fatigue</w:t>
      </w:r>
    </w:p>
    <w:p w14:paraId="276B7907" w14:textId="77777777" w:rsidR="00AA12B3" w:rsidRPr="00021769" w:rsidRDefault="00AA12B3" w:rsidP="00A40BC2">
      <w:pPr>
        <w:spacing w:line="320" w:lineRule="exact"/>
        <w:jc w:val="left"/>
        <w:rPr>
          <w:rFonts w:ascii="Arial" w:hAnsi="Arial" w:cs="Arial"/>
          <w:sz w:val="22"/>
          <w:szCs w:val="22"/>
        </w:rPr>
      </w:pPr>
      <w:r w:rsidRPr="00021769">
        <w:rPr>
          <w:rFonts w:ascii="Arial" w:hAnsi="Arial" w:cs="Arial"/>
          <w:sz w:val="22"/>
          <w:szCs w:val="22"/>
        </w:rPr>
        <w:t>Likelihood without control measures: Likely</w:t>
      </w:r>
    </w:p>
    <w:p w14:paraId="3CBBF0C9" w14:textId="77777777" w:rsidR="00AA12B3" w:rsidRPr="00021769" w:rsidRDefault="00AA12B3" w:rsidP="00A40BC2">
      <w:pPr>
        <w:spacing w:line="320" w:lineRule="exact"/>
        <w:jc w:val="left"/>
        <w:rPr>
          <w:rFonts w:ascii="Arial" w:hAnsi="Arial" w:cs="Arial"/>
          <w:sz w:val="22"/>
          <w:szCs w:val="22"/>
        </w:rPr>
      </w:pPr>
      <w:r w:rsidRPr="00021769">
        <w:rPr>
          <w:rFonts w:ascii="Arial" w:hAnsi="Arial" w:cs="Arial"/>
          <w:sz w:val="22"/>
          <w:szCs w:val="22"/>
        </w:rPr>
        <w:t>Severity: Moderate</w:t>
      </w:r>
    </w:p>
    <w:p w14:paraId="201F9F5C" w14:textId="77777777" w:rsidR="00AA12B3" w:rsidRPr="00021769" w:rsidRDefault="00AA12B3" w:rsidP="00A40BC2">
      <w:pPr>
        <w:spacing w:line="320" w:lineRule="exact"/>
        <w:jc w:val="left"/>
        <w:rPr>
          <w:rFonts w:ascii="Arial" w:hAnsi="Arial" w:cs="Arial"/>
          <w:sz w:val="22"/>
          <w:szCs w:val="22"/>
        </w:rPr>
      </w:pPr>
      <w:r w:rsidRPr="00021769">
        <w:rPr>
          <w:rFonts w:ascii="Arial" w:hAnsi="Arial" w:cs="Arial"/>
          <w:sz w:val="22"/>
          <w:szCs w:val="22"/>
        </w:rPr>
        <w:t>Control measures to mitigate risk: The project involves support of additional volunteers (who are PhD students/PDRAs associated with the supervisor's lab), as well as benefits from working in a team environment, with specific and measurable weekly milestones, ensuring the work is balanced in the duration of the project.  The training and support is provided by the supervisory team, and access to statistical tools (existing programming codes from numerous projects) ensures reduced anxiety and concerns.</w:t>
      </w:r>
    </w:p>
    <w:p w14:paraId="65228978" w14:textId="77777777" w:rsidR="00AA12B3" w:rsidRPr="00021769" w:rsidRDefault="00AA12B3" w:rsidP="00A40BC2">
      <w:pPr>
        <w:spacing w:line="320" w:lineRule="exact"/>
        <w:jc w:val="left"/>
        <w:rPr>
          <w:rFonts w:ascii="Arial" w:hAnsi="Arial" w:cs="Arial"/>
          <w:sz w:val="22"/>
          <w:szCs w:val="22"/>
        </w:rPr>
      </w:pPr>
      <w:r w:rsidRPr="00021769">
        <w:rPr>
          <w:rFonts w:ascii="Arial" w:hAnsi="Arial" w:cs="Arial"/>
          <w:sz w:val="22"/>
          <w:szCs w:val="22"/>
        </w:rPr>
        <w:t>Likelihood with control measures: Likely</w:t>
      </w:r>
    </w:p>
    <w:p w14:paraId="54CD245A" w14:textId="77777777" w:rsidR="00D11DDF" w:rsidRPr="00D2603B" w:rsidRDefault="00D11DDF" w:rsidP="00A40BC2">
      <w:pPr>
        <w:spacing w:line="320" w:lineRule="exact"/>
        <w:jc w:val="left"/>
        <w:rPr>
          <w:rFonts w:ascii="Arial" w:hAnsi="Arial" w:cs="Arial"/>
        </w:rPr>
      </w:pPr>
    </w:p>
    <w:sectPr w:rsidR="00D11DDF" w:rsidRPr="00D2603B" w:rsidSect="00A0441B">
      <w:headerReference w:type="even" r:id="rId14"/>
      <w:headerReference w:type="default" r:id="rId15"/>
      <w:footerReference w:type="even" r:id="rId16"/>
      <w:footerReference w:type="default" r:id="rId17"/>
      <w:headerReference w:type="first" r:id="rId18"/>
      <w:footerReference w:type="first" r:id="rId19"/>
      <w:pgSz w:w="11907" w:h="16840" w:code="9"/>
      <w:pgMar w:top="851" w:right="851" w:bottom="567" w:left="851" w:header="851" w:footer="454" w:gutter="0"/>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50" w:author="Microsoft account" w:date="2022-06-22T17:30:00Z" w:initials="Ma">
    <w:p w14:paraId="3EC00A60" w14:textId="3E06D8C5" w:rsidR="003B5E4F" w:rsidRDefault="003B5E4F">
      <w:pPr>
        <w:pStyle w:val="CommentText"/>
      </w:pPr>
      <w:r>
        <w:rPr>
          <w:rStyle w:val="CommentReference"/>
        </w:rPr>
        <w:annotationRef/>
      </w:r>
      <w:r>
        <w:t>Please rephrase this section</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EC00A6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4EBDA8" w14:textId="77777777" w:rsidR="00861296" w:rsidRDefault="00861296">
      <w:r>
        <w:separator/>
      </w:r>
    </w:p>
  </w:endnote>
  <w:endnote w:type="continuationSeparator" w:id="0">
    <w:p w14:paraId="4FC41021" w14:textId="77777777" w:rsidR="00861296" w:rsidRDefault="008612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Arial Unicode MS"/>
    <w:charset w:val="86"/>
    <w:family w:val="auto"/>
    <w:pitch w:val="variable"/>
    <w:sig w:usb0="00000000" w:usb1="38CF7CFA" w:usb2="00000016" w:usb3="00000000" w:csb0="0004000F" w:csb1="00000000"/>
  </w:font>
  <w:font w:name="Helvetica">
    <w:panose1 w:val="020B05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D7AA69" w14:textId="77777777" w:rsidR="00823A38" w:rsidRDefault="00823A3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7ACBE8" w14:textId="77777777" w:rsidR="008B4FDD" w:rsidRPr="00D91BF6" w:rsidRDefault="008B4FDD">
    <w:pPr>
      <w:pStyle w:val="Footer"/>
      <w:jc w:val="center"/>
      <w:rPr>
        <w:rFonts w:ascii="Arial" w:hAnsi="Arial" w:cs="Arial"/>
      </w:rPr>
    </w:pPr>
    <w:r w:rsidRPr="00D91BF6">
      <w:rPr>
        <w:rFonts w:ascii="Arial" w:hAnsi="Arial" w:cs="Arial"/>
      </w:rPr>
      <w:t xml:space="preserve">Page </w:t>
    </w:r>
    <w:r w:rsidRPr="00D91BF6">
      <w:rPr>
        <w:rFonts w:ascii="Arial" w:hAnsi="Arial" w:cs="Arial"/>
      </w:rPr>
      <w:fldChar w:fldCharType="begin"/>
    </w:r>
    <w:r w:rsidRPr="00D91BF6">
      <w:rPr>
        <w:rFonts w:ascii="Arial" w:hAnsi="Arial" w:cs="Arial"/>
      </w:rPr>
      <w:instrText xml:space="preserve"> PAGE   \* MERGEFORMAT </w:instrText>
    </w:r>
    <w:r w:rsidRPr="00D91BF6">
      <w:rPr>
        <w:rFonts w:ascii="Arial" w:hAnsi="Arial" w:cs="Arial"/>
      </w:rPr>
      <w:fldChar w:fldCharType="separate"/>
    </w:r>
    <w:r w:rsidR="00A030E7">
      <w:rPr>
        <w:rFonts w:ascii="Arial" w:hAnsi="Arial" w:cs="Arial"/>
        <w:noProof/>
      </w:rPr>
      <w:t>4</w:t>
    </w:r>
    <w:r w:rsidRPr="00D91BF6">
      <w:rPr>
        <w:rFonts w:ascii="Arial" w:hAnsi="Arial" w:cs="Arial"/>
      </w:rPr>
      <w:fldChar w:fldCharType="end"/>
    </w:r>
  </w:p>
  <w:p w14:paraId="0F3CABC7" w14:textId="77777777" w:rsidR="008B4FDD" w:rsidRDefault="008B4FDD" w:rsidP="000D50B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FF1C98" w14:textId="77777777" w:rsidR="00823A38" w:rsidRDefault="00823A3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F2BAC49" w14:textId="77777777" w:rsidR="00861296" w:rsidRDefault="00861296">
      <w:r>
        <w:separator/>
      </w:r>
    </w:p>
  </w:footnote>
  <w:footnote w:type="continuationSeparator" w:id="0">
    <w:p w14:paraId="23A3F45B" w14:textId="77777777" w:rsidR="00861296" w:rsidRDefault="0086129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072C0D" w14:textId="77777777" w:rsidR="00823A38" w:rsidRDefault="00823A3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37E3E4" w14:textId="77777777" w:rsidR="00823A38" w:rsidRDefault="00823A38" w:rsidP="006A14C1">
    <w:pPr>
      <w:pStyle w:val="Header"/>
      <w:pBdr>
        <w:bottom w:val="single" w:sz="4" w:space="10" w:color="auto"/>
      </w:pBdr>
      <w:jc w:val="left"/>
      <w:rPr>
        <w:rFonts w:ascii="Arial Narrow" w:hAnsi="Arial Narrow"/>
        <w:sz w:val="48"/>
        <w:szCs w:val="48"/>
      </w:rPr>
    </w:pPr>
    <w:r>
      <w:rPr>
        <w:rFonts w:ascii="Arial Narrow" w:hAnsi="Arial Narrow"/>
        <w:sz w:val="48"/>
        <w:szCs w:val="48"/>
      </w:rPr>
      <w:t xml:space="preserve">James Watt </w:t>
    </w:r>
  </w:p>
  <w:p w14:paraId="3222C046" w14:textId="77777777" w:rsidR="008F2F59" w:rsidRDefault="00F40A45" w:rsidP="006A14C1">
    <w:pPr>
      <w:pStyle w:val="Header"/>
      <w:pBdr>
        <w:bottom w:val="single" w:sz="4" w:space="10" w:color="auto"/>
      </w:pBdr>
      <w:jc w:val="left"/>
      <w:rPr>
        <w:rFonts w:ascii="Arial Narrow" w:hAnsi="Arial Narrow"/>
        <w:sz w:val="36"/>
        <w:szCs w:val="36"/>
      </w:rPr>
    </w:pPr>
    <w:r w:rsidRPr="00F40A45">
      <w:rPr>
        <w:rFonts w:ascii="Arial Narrow" w:hAnsi="Arial Narrow"/>
        <w:sz w:val="48"/>
        <w:szCs w:val="48"/>
      </w:rPr>
      <w:t>School of Engineering</w:t>
    </w:r>
    <w:r w:rsidRPr="00F40A45">
      <w:rPr>
        <w:rFonts w:ascii="Arial Narrow" w:hAnsi="Arial Narrow"/>
        <w:b/>
        <w:sz w:val="36"/>
        <w:szCs w:val="36"/>
      </w:rPr>
      <w:t xml:space="preserve">     </w:t>
    </w:r>
    <w:r w:rsidRPr="00F40A45">
      <w:rPr>
        <w:b/>
        <w:color w:val="0000FF"/>
      </w:rPr>
      <w:t xml:space="preserve"> </w:t>
    </w:r>
    <w:r>
      <w:rPr>
        <w:b/>
        <w:color w:val="0000FF"/>
      </w:rPr>
      <w:t xml:space="preserve">                                                                 </w:t>
    </w:r>
    <w:r w:rsidR="00AA71AB" w:rsidRPr="002B1A82">
      <w:rPr>
        <w:noProof/>
        <w:color w:val="0000FF"/>
        <w:lang w:val="en-US"/>
      </w:rPr>
      <w:drawing>
        <wp:inline distT="0" distB="0" distL="0" distR="0" wp14:anchorId="50DB089F" wp14:editId="07777777">
          <wp:extent cx="1428750" cy="4476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8750" cy="447675"/>
                  </a:xfrm>
                  <a:prstGeom prst="rect">
                    <a:avLst/>
                  </a:prstGeom>
                  <a:noFill/>
                  <a:ln>
                    <a:noFill/>
                  </a:ln>
                </pic:spPr>
              </pic:pic>
            </a:graphicData>
          </a:graphic>
        </wp:inline>
      </w:drawing>
    </w:r>
    <w:r w:rsidR="008B4FDD">
      <w:rPr>
        <w:rFonts w:ascii="Arial Narrow" w:hAnsi="Arial Narrow"/>
        <w:sz w:val="36"/>
        <w:szCs w:val="36"/>
      </w:rPr>
      <w:t xml:space="preserve">  </w:t>
    </w:r>
  </w:p>
  <w:p w14:paraId="7196D064" w14:textId="77777777" w:rsidR="008F2F59" w:rsidRPr="008F2F59" w:rsidRDefault="008F2F59" w:rsidP="006A14C1">
    <w:pPr>
      <w:pStyle w:val="Header"/>
      <w:pBdr>
        <w:bottom w:val="single" w:sz="4" w:space="10" w:color="auto"/>
      </w:pBdr>
      <w:jc w:val="left"/>
      <w:rPr>
        <w:rFonts w:ascii="Arial Narrow" w:hAnsi="Arial Narrow"/>
      </w:rPr>
    </w:pPr>
  </w:p>
  <w:p w14:paraId="73F3D033" w14:textId="77777777" w:rsidR="008B4FDD" w:rsidRPr="008F2F59" w:rsidRDefault="0025243E" w:rsidP="008F2F59">
    <w:pPr>
      <w:pStyle w:val="Header"/>
      <w:pBdr>
        <w:bottom w:val="single" w:sz="4" w:space="10" w:color="auto"/>
      </w:pBdr>
      <w:jc w:val="left"/>
      <w:rPr>
        <w:rFonts w:ascii="Arial Narrow" w:hAnsi="Arial Narrow"/>
        <w:color w:val="0000FF"/>
        <w:sz w:val="40"/>
        <w:szCs w:val="40"/>
      </w:rPr>
    </w:pPr>
    <w:r>
      <w:rPr>
        <w:rFonts w:ascii="Arial Narrow" w:hAnsi="Arial Narrow"/>
        <w:sz w:val="40"/>
        <w:szCs w:val="40"/>
      </w:rPr>
      <w:t>Preliminary</w:t>
    </w:r>
    <w:r w:rsidR="008F2F59" w:rsidRPr="008F2F59">
      <w:rPr>
        <w:rFonts w:ascii="Arial Narrow" w:hAnsi="Arial Narrow"/>
        <w:sz w:val="40"/>
        <w:szCs w:val="40"/>
      </w:rPr>
      <w:t xml:space="preserve"> Report on </w:t>
    </w:r>
    <w:r w:rsidR="00166F67">
      <w:rPr>
        <w:rFonts w:ascii="Arial Narrow" w:hAnsi="Arial Narrow"/>
        <w:sz w:val="40"/>
        <w:szCs w:val="40"/>
      </w:rPr>
      <w:t>MSc</w:t>
    </w:r>
    <w:r w:rsidR="008F2F59" w:rsidRPr="008F2F59">
      <w:rPr>
        <w:rFonts w:ascii="Arial Narrow" w:hAnsi="Arial Narrow"/>
        <w:sz w:val="40"/>
        <w:szCs w:val="40"/>
      </w:rPr>
      <w:t xml:space="preserve"> Project</w:t>
    </w:r>
    <w:r w:rsidR="008B4FDD" w:rsidRPr="008F2F59">
      <w:rPr>
        <w:rFonts w:ascii="Arial Narrow" w:hAnsi="Arial Narrow"/>
        <w:sz w:val="40"/>
        <w:szCs w:val="40"/>
      </w:rPr>
      <w:t xml:space="preserve">                         </w:t>
    </w:r>
    <w:r w:rsidR="008B4FDD" w:rsidRPr="008F2F59">
      <w:rPr>
        <w:rFonts w:ascii="Arial Narrow" w:hAnsi="Arial Narrow"/>
        <w:color w:val="0000FF"/>
        <w:sz w:val="40"/>
        <w:szCs w:val="40"/>
      </w:rPr>
      <w:t xml:space="preserve">    </w:t>
    </w:r>
    <w:r w:rsidR="008B4FDD" w:rsidRPr="006F0E2F">
      <w:rPr>
        <w:rStyle w:val="PageNumber"/>
      </w:rPr>
      <w:tab/>
    </w:r>
    <w:r w:rsidR="008B4FDD" w:rsidRPr="006F0E2F">
      <w:rPr>
        <w:rStyle w:val="PageNumber"/>
      </w:rPr>
      <w:fldChar w:fldCharType="begin"/>
    </w:r>
    <w:r w:rsidR="008B4FDD" w:rsidRPr="006F0E2F">
      <w:rPr>
        <w:rStyle w:val="PageNumber"/>
      </w:rPr>
      <w:instrText xml:space="preserve"> SUBJECT  \* MERGEFORMAT </w:instrText>
    </w:r>
    <w:r w:rsidR="008B4FDD" w:rsidRPr="006F0E2F">
      <w:rPr>
        <w:rStyle w:val="PageNumber"/>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A21919" w14:textId="77777777" w:rsidR="00823A38" w:rsidRDefault="00823A3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1.5pt;height:11.5pt" o:bullet="t">
        <v:imagedata r:id="rId1" o:title="mso27A"/>
      </v:shape>
    </w:pict>
  </w:numPicBullet>
  <w:abstractNum w:abstractNumId="0" w15:restartNumberingAfterBreak="0">
    <w:nsid w:val="FFFFFF1D"/>
    <w:multiLevelType w:val="multilevel"/>
    <w:tmpl w:val="6114A37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056821"/>
    <w:multiLevelType w:val="hybridMultilevel"/>
    <w:tmpl w:val="5DB098A0"/>
    <w:lvl w:ilvl="0" w:tplc="BB683230">
      <w:start w:val="1"/>
      <w:numFmt w:val="decimal"/>
      <w:lvlText w:val="%1."/>
      <w:lvlJc w:val="left"/>
      <w:pPr>
        <w:tabs>
          <w:tab w:val="num" w:pos="360"/>
        </w:tabs>
        <w:ind w:left="360" w:hanging="360"/>
      </w:pPr>
      <w:rPr>
        <w:b/>
      </w:rPr>
    </w:lvl>
    <w:lvl w:ilvl="1" w:tplc="0409000F">
      <w:start w:val="1"/>
      <w:numFmt w:val="decimal"/>
      <w:lvlText w:val="%2."/>
      <w:lvlJc w:val="left"/>
      <w:pPr>
        <w:tabs>
          <w:tab w:val="num" w:pos="360"/>
        </w:tabs>
        <w:ind w:left="36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0F12473D"/>
    <w:multiLevelType w:val="hybridMultilevel"/>
    <w:tmpl w:val="2390A324"/>
    <w:lvl w:ilvl="0" w:tplc="F03A81A6">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DA27CED"/>
    <w:multiLevelType w:val="hybridMultilevel"/>
    <w:tmpl w:val="E6BEB97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F90173C"/>
    <w:multiLevelType w:val="hybridMultilevel"/>
    <w:tmpl w:val="3244E84C"/>
    <w:lvl w:ilvl="0" w:tplc="B6600FB6">
      <w:start w:val="1"/>
      <w:numFmt w:val="bullet"/>
      <w:lvlText w:val=""/>
      <w:lvlJc w:val="left"/>
      <w:pPr>
        <w:tabs>
          <w:tab w:val="num" w:pos="357"/>
        </w:tabs>
        <w:ind w:left="567" w:hanging="207"/>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21411AC"/>
    <w:multiLevelType w:val="hybridMultilevel"/>
    <w:tmpl w:val="22F45B3A"/>
    <w:lvl w:ilvl="0" w:tplc="00AC3D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6D539A5"/>
    <w:multiLevelType w:val="hybridMultilevel"/>
    <w:tmpl w:val="59DE1594"/>
    <w:lvl w:ilvl="0" w:tplc="B6600FB6">
      <w:start w:val="1"/>
      <w:numFmt w:val="bullet"/>
      <w:lvlText w:val=""/>
      <w:lvlJc w:val="left"/>
      <w:pPr>
        <w:tabs>
          <w:tab w:val="num" w:pos="357"/>
        </w:tabs>
        <w:ind w:left="567" w:hanging="207"/>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BA57321"/>
    <w:multiLevelType w:val="hybridMultilevel"/>
    <w:tmpl w:val="ECA642C4"/>
    <w:lvl w:ilvl="0" w:tplc="BD92FE18">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DD0E63"/>
    <w:multiLevelType w:val="hybridMultilevel"/>
    <w:tmpl w:val="C8DACE4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4CEF31B4"/>
    <w:multiLevelType w:val="hybridMultilevel"/>
    <w:tmpl w:val="9136577A"/>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10" w15:restartNumberingAfterBreak="0">
    <w:nsid w:val="4D1D1A12"/>
    <w:multiLevelType w:val="hybridMultilevel"/>
    <w:tmpl w:val="C51C36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253762B"/>
    <w:multiLevelType w:val="hybridMultilevel"/>
    <w:tmpl w:val="398C2DA2"/>
    <w:lvl w:ilvl="0" w:tplc="BD92FE18">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8963A47"/>
    <w:multiLevelType w:val="hybridMultilevel"/>
    <w:tmpl w:val="D2B632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C3642AC"/>
    <w:multiLevelType w:val="hybridMultilevel"/>
    <w:tmpl w:val="EDDCBA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E7A4007"/>
    <w:multiLevelType w:val="hybridMultilevel"/>
    <w:tmpl w:val="1A6E3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F062333"/>
    <w:multiLevelType w:val="hybridMultilevel"/>
    <w:tmpl w:val="3CB8C5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17C233E"/>
    <w:multiLevelType w:val="hybridMultilevel"/>
    <w:tmpl w:val="6E10F208"/>
    <w:lvl w:ilvl="0" w:tplc="B052CD5A">
      <w:start w:val="1"/>
      <w:numFmt w:val="decimal"/>
      <w:lvlText w:val="%1."/>
      <w:lvlJc w:val="left"/>
      <w:pPr>
        <w:ind w:left="360" w:hanging="360"/>
      </w:pPr>
      <w:rPr>
        <w:rFonts w:hint="default"/>
        <w:b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64A131B2"/>
    <w:multiLevelType w:val="hybridMultilevel"/>
    <w:tmpl w:val="881AF700"/>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8" w15:restartNumberingAfterBreak="0">
    <w:nsid w:val="6C8442A5"/>
    <w:multiLevelType w:val="hybridMultilevel"/>
    <w:tmpl w:val="0914B1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D6C1407"/>
    <w:multiLevelType w:val="hybridMultilevel"/>
    <w:tmpl w:val="779ADCB2"/>
    <w:lvl w:ilvl="0" w:tplc="9E5CAD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6F392D5F"/>
    <w:multiLevelType w:val="hybridMultilevel"/>
    <w:tmpl w:val="85C8C1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B4304F0"/>
    <w:multiLevelType w:val="hybridMultilevel"/>
    <w:tmpl w:val="352C67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E1D62EF"/>
    <w:multiLevelType w:val="hybridMultilevel"/>
    <w:tmpl w:val="5BDEE2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8"/>
  </w:num>
  <w:num w:numId="3">
    <w:abstractNumId w:val="10"/>
  </w:num>
  <w:num w:numId="4">
    <w:abstractNumId w:val="14"/>
  </w:num>
  <w:num w:numId="5">
    <w:abstractNumId w:val="16"/>
  </w:num>
  <w:num w:numId="6">
    <w:abstractNumId w:val="12"/>
  </w:num>
  <w:num w:numId="7">
    <w:abstractNumId w:val="4"/>
  </w:num>
  <w:num w:numId="8">
    <w:abstractNumId w:val="9"/>
  </w:num>
  <w:num w:numId="9">
    <w:abstractNumId w:val="18"/>
  </w:num>
  <w:num w:numId="10">
    <w:abstractNumId w:val="22"/>
  </w:num>
  <w:num w:numId="11">
    <w:abstractNumId w:val="15"/>
  </w:num>
  <w:num w:numId="12">
    <w:abstractNumId w:val="13"/>
  </w:num>
  <w:num w:numId="13">
    <w:abstractNumId w:val="20"/>
  </w:num>
  <w:num w:numId="14">
    <w:abstractNumId w:val="21"/>
  </w:num>
  <w:num w:numId="15">
    <w:abstractNumId w:val="17"/>
  </w:num>
  <w:num w:numId="16">
    <w:abstractNumId w:val="7"/>
  </w:num>
  <w:num w:numId="17">
    <w:abstractNumId w:val="11"/>
  </w:num>
  <w:num w:numId="18">
    <w:abstractNumId w:val="6"/>
  </w:num>
  <w:num w:numId="19">
    <w:abstractNumId w:val="3"/>
  </w:num>
  <w:num w:numId="20">
    <w:abstractNumId w:val="0"/>
  </w:num>
  <w:num w:numId="21">
    <w:abstractNumId w:val="19"/>
  </w:num>
  <w:num w:numId="22">
    <w:abstractNumId w:val="5"/>
  </w:num>
  <w:num w:numId="23">
    <w:abstractNumId w:val="2"/>
  </w:num>
  <w:numIdMacAtCleanup w:val="5"/>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account">
    <w15:presenceInfo w15:providerId="Windows Live" w15:userId="cfa8869702db5c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8"/>
  <w:hyphenationZone w:val="425"/>
  <w:drawingGridHorizontalSpacing w:val="57"/>
  <w:drawingGridVerticalSpacing w:val="57"/>
  <w:displayHorizontalDrawingGridEvery w:val="0"/>
  <w:displayVerticalDrawingGridEvery w:val="0"/>
  <w:doNotUseMarginsForDrawingGridOrigin/>
  <w:drawingGridVerticalOrigin w:val="1985"/>
  <w:noPunctuationKerning/>
  <w:characterSpacingControl w:val="doNotCompress"/>
  <w:hdrShapeDefaults>
    <o:shapedefaults v:ext="edit" spidmax="2049" fillcolor="#009" strokecolor="#009">
      <v:fill color="#009" opacity="19661f" rotate="t"/>
      <v:stroke color="#009"/>
      <v:textbox inset="2.29236mm,1.1462mm,2.29236mm,1.1462mm"/>
      <o:colormru v:ext="edit" colors="#009,#33f,#f5f5f5,#ffc,#ffd,#bbe0e3,#f90,#006"/>
    </o:shapedefaults>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1E9D"/>
    <w:rsid w:val="00000E1E"/>
    <w:rsid w:val="00003AC7"/>
    <w:rsid w:val="00003EEC"/>
    <w:rsid w:val="000066C4"/>
    <w:rsid w:val="00006C45"/>
    <w:rsid w:val="00015027"/>
    <w:rsid w:val="0001562B"/>
    <w:rsid w:val="00016B9A"/>
    <w:rsid w:val="00021769"/>
    <w:rsid w:val="000225CF"/>
    <w:rsid w:val="000233C0"/>
    <w:rsid w:val="00025221"/>
    <w:rsid w:val="00026412"/>
    <w:rsid w:val="000272B2"/>
    <w:rsid w:val="00035089"/>
    <w:rsid w:val="00040C3A"/>
    <w:rsid w:val="00042E40"/>
    <w:rsid w:val="00047343"/>
    <w:rsid w:val="000474ED"/>
    <w:rsid w:val="00053E5D"/>
    <w:rsid w:val="00071D7C"/>
    <w:rsid w:val="00080BEE"/>
    <w:rsid w:val="00084A8A"/>
    <w:rsid w:val="000A4235"/>
    <w:rsid w:val="000A47CA"/>
    <w:rsid w:val="000A5E48"/>
    <w:rsid w:val="000A6F83"/>
    <w:rsid w:val="000B2A50"/>
    <w:rsid w:val="000B2D76"/>
    <w:rsid w:val="000B65E6"/>
    <w:rsid w:val="000C32C6"/>
    <w:rsid w:val="000C3B79"/>
    <w:rsid w:val="000C4517"/>
    <w:rsid w:val="000D180A"/>
    <w:rsid w:val="000D50BE"/>
    <w:rsid w:val="000D6F82"/>
    <w:rsid w:val="000E3723"/>
    <w:rsid w:val="000E3BBD"/>
    <w:rsid w:val="000E7914"/>
    <w:rsid w:val="000F41AA"/>
    <w:rsid w:val="00100E80"/>
    <w:rsid w:val="00103B00"/>
    <w:rsid w:val="0010403D"/>
    <w:rsid w:val="00105CEF"/>
    <w:rsid w:val="0010631E"/>
    <w:rsid w:val="00114000"/>
    <w:rsid w:val="00114059"/>
    <w:rsid w:val="001331FF"/>
    <w:rsid w:val="00135B72"/>
    <w:rsid w:val="0013636E"/>
    <w:rsid w:val="00136761"/>
    <w:rsid w:val="00140BFC"/>
    <w:rsid w:val="00145079"/>
    <w:rsid w:val="00150ECA"/>
    <w:rsid w:val="0015533C"/>
    <w:rsid w:val="00155F16"/>
    <w:rsid w:val="0016052B"/>
    <w:rsid w:val="00160D9E"/>
    <w:rsid w:val="00162815"/>
    <w:rsid w:val="00165FCA"/>
    <w:rsid w:val="00166F67"/>
    <w:rsid w:val="00167387"/>
    <w:rsid w:val="00172B29"/>
    <w:rsid w:val="00175D01"/>
    <w:rsid w:val="001A493E"/>
    <w:rsid w:val="001A7244"/>
    <w:rsid w:val="001A7C3F"/>
    <w:rsid w:val="001B258E"/>
    <w:rsid w:val="001B2F0C"/>
    <w:rsid w:val="001B3C75"/>
    <w:rsid w:val="001B4F60"/>
    <w:rsid w:val="001B52CC"/>
    <w:rsid w:val="001C27F6"/>
    <w:rsid w:val="001C4234"/>
    <w:rsid w:val="001D00F6"/>
    <w:rsid w:val="001D3C3F"/>
    <w:rsid w:val="001F68C4"/>
    <w:rsid w:val="002016A5"/>
    <w:rsid w:val="00203C0B"/>
    <w:rsid w:val="0020540B"/>
    <w:rsid w:val="00210D65"/>
    <w:rsid w:val="00211FCC"/>
    <w:rsid w:val="00221AC1"/>
    <w:rsid w:val="00221F06"/>
    <w:rsid w:val="00226C99"/>
    <w:rsid w:val="002336A5"/>
    <w:rsid w:val="002341EB"/>
    <w:rsid w:val="00244381"/>
    <w:rsid w:val="00245214"/>
    <w:rsid w:val="00246A2A"/>
    <w:rsid w:val="0025243E"/>
    <w:rsid w:val="00255DD0"/>
    <w:rsid w:val="002568AC"/>
    <w:rsid w:val="00260B16"/>
    <w:rsid w:val="00262014"/>
    <w:rsid w:val="002639EA"/>
    <w:rsid w:val="0026452F"/>
    <w:rsid w:val="00264FD4"/>
    <w:rsid w:val="00274A1E"/>
    <w:rsid w:val="00280C63"/>
    <w:rsid w:val="00281CA5"/>
    <w:rsid w:val="00282A96"/>
    <w:rsid w:val="00285367"/>
    <w:rsid w:val="00285E99"/>
    <w:rsid w:val="002865C0"/>
    <w:rsid w:val="00291D7E"/>
    <w:rsid w:val="00292C56"/>
    <w:rsid w:val="00294E90"/>
    <w:rsid w:val="002A2150"/>
    <w:rsid w:val="002A3D94"/>
    <w:rsid w:val="002A4714"/>
    <w:rsid w:val="002B1A82"/>
    <w:rsid w:val="002B1D8C"/>
    <w:rsid w:val="002B4A6A"/>
    <w:rsid w:val="002C69CD"/>
    <w:rsid w:val="002D6AAD"/>
    <w:rsid w:val="002E6DB2"/>
    <w:rsid w:val="002E75CF"/>
    <w:rsid w:val="002E7DB7"/>
    <w:rsid w:val="002F0DC8"/>
    <w:rsid w:val="002F2F3B"/>
    <w:rsid w:val="002F4A69"/>
    <w:rsid w:val="00300BC8"/>
    <w:rsid w:val="00307F6D"/>
    <w:rsid w:val="00311054"/>
    <w:rsid w:val="00320359"/>
    <w:rsid w:val="00320DCD"/>
    <w:rsid w:val="00330245"/>
    <w:rsid w:val="0033722A"/>
    <w:rsid w:val="00337371"/>
    <w:rsid w:val="00342406"/>
    <w:rsid w:val="00346D7C"/>
    <w:rsid w:val="00347221"/>
    <w:rsid w:val="00350F47"/>
    <w:rsid w:val="00354B85"/>
    <w:rsid w:val="00355F31"/>
    <w:rsid w:val="00365A59"/>
    <w:rsid w:val="003754A5"/>
    <w:rsid w:val="00382885"/>
    <w:rsid w:val="00390345"/>
    <w:rsid w:val="003A1314"/>
    <w:rsid w:val="003A1578"/>
    <w:rsid w:val="003B003F"/>
    <w:rsid w:val="003B4FE9"/>
    <w:rsid w:val="003B5E4F"/>
    <w:rsid w:val="003B62D7"/>
    <w:rsid w:val="003C091D"/>
    <w:rsid w:val="003C4172"/>
    <w:rsid w:val="003C6120"/>
    <w:rsid w:val="003D2921"/>
    <w:rsid w:val="003D4AC4"/>
    <w:rsid w:val="003D5661"/>
    <w:rsid w:val="003E1575"/>
    <w:rsid w:val="003E7750"/>
    <w:rsid w:val="003F05AA"/>
    <w:rsid w:val="003F4420"/>
    <w:rsid w:val="00416147"/>
    <w:rsid w:val="00421065"/>
    <w:rsid w:val="004220B2"/>
    <w:rsid w:val="00422B50"/>
    <w:rsid w:val="00426128"/>
    <w:rsid w:val="0043024E"/>
    <w:rsid w:val="0043375C"/>
    <w:rsid w:val="004374D9"/>
    <w:rsid w:val="00437EAB"/>
    <w:rsid w:val="00441B1D"/>
    <w:rsid w:val="00442328"/>
    <w:rsid w:val="00443208"/>
    <w:rsid w:val="00444D75"/>
    <w:rsid w:val="00445D0F"/>
    <w:rsid w:val="00446EEB"/>
    <w:rsid w:val="00460E54"/>
    <w:rsid w:val="00462021"/>
    <w:rsid w:val="00467052"/>
    <w:rsid w:val="004714B7"/>
    <w:rsid w:val="00474A65"/>
    <w:rsid w:val="00476331"/>
    <w:rsid w:val="00482519"/>
    <w:rsid w:val="00482EAE"/>
    <w:rsid w:val="00483392"/>
    <w:rsid w:val="00486F4B"/>
    <w:rsid w:val="004924DC"/>
    <w:rsid w:val="00492E25"/>
    <w:rsid w:val="0049374E"/>
    <w:rsid w:val="00494308"/>
    <w:rsid w:val="004A39DD"/>
    <w:rsid w:val="004A43E4"/>
    <w:rsid w:val="004A49D3"/>
    <w:rsid w:val="004A6BCE"/>
    <w:rsid w:val="004B1126"/>
    <w:rsid w:val="004B6D9E"/>
    <w:rsid w:val="004C0DC7"/>
    <w:rsid w:val="004C2680"/>
    <w:rsid w:val="004C35DE"/>
    <w:rsid w:val="004C7501"/>
    <w:rsid w:val="004D04C1"/>
    <w:rsid w:val="004D33B4"/>
    <w:rsid w:val="004D703F"/>
    <w:rsid w:val="004F4381"/>
    <w:rsid w:val="004F4528"/>
    <w:rsid w:val="004F5DEF"/>
    <w:rsid w:val="004F7558"/>
    <w:rsid w:val="005107D7"/>
    <w:rsid w:val="005117B7"/>
    <w:rsid w:val="00516EBC"/>
    <w:rsid w:val="00517DB0"/>
    <w:rsid w:val="005233D6"/>
    <w:rsid w:val="0052607F"/>
    <w:rsid w:val="00533248"/>
    <w:rsid w:val="0053385D"/>
    <w:rsid w:val="0053600E"/>
    <w:rsid w:val="0055249B"/>
    <w:rsid w:val="00552DF5"/>
    <w:rsid w:val="00555BC9"/>
    <w:rsid w:val="00556539"/>
    <w:rsid w:val="00561AD9"/>
    <w:rsid w:val="00581639"/>
    <w:rsid w:val="00587922"/>
    <w:rsid w:val="00594028"/>
    <w:rsid w:val="0059497A"/>
    <w:rsid w:val="00595932"/>
    <w:rsid w:val="005A482A"/>
    <w:rsid w:val="005B4292"/>
    <w:rsid w:val="005B5FBC"/>
    <w:rsid w:val="005B6E5F"/>
    <w:rsid w:val="005C1EAB"/>
    <w:rsid w:val="005C4261"/>
    <w:rsid w:val="005E01B2"/>
    <w:rsid w:val="005F1B1D"/>
    <w:rsid w:val="005F43B2"/>
    <w:rsid w:val="00606468"/>
    <w:rsid w:val="006150A4"/>
    <w:rsid w:val="00624687"/>
    <w:rsid w:val="00625B1F"/>
    <w:rsid w:val="00627ECF"/>
    <w:rsid w:val="0063398F"/>
    <w:rsid w:val="00633BA2"/>
    <w:rsid w:val="00636132"/>
    <w:rsid w:val="00637FF7"/>
    <w:rsid w:val="00641E06"/>
    <w:rsid w:val="006423E0"/>
    <w:rsid w:val="006426F3"/>
    <w:rsid w:val="0064611E"/>
    <w:rsid w:val="006514E6"/>
    <w:rsid w:val="00655D22"/>
    <w:rsid w:val="00656EE9"/>
    <w:rsid w:val="00661832"/>
    <w:rsid w:val="006657F3"/>
    <w:rsid w:val="00666331"/>
    <w:rsid w:val="00670E3C"/>
    <w:rsid w:val="006739AC"/>
    <w:rsid w:val="0068054F"/>
    <w:rsid w:val="00683570"/>
    <w:rsid w:val="00685734"/>
    <w:rsid w:val="00695C94"/>
    <w:rsid w:val="0069781D"/>
    <w:rsid w:val="006979F1"/>
    <w:rsid w:val="006A14C1"/>
    <w:rsid w:val="006A1A3A"/>
    <w:rsid w:val="006A41F0"/>
    <w:rsid w:val="006A5B31"/>
    <w:rsid w:val="006B19D3"/>
    <w:rsid w:val="006B4E72"/>
    <w:rsid w:val="006B51E3"/>
    <w:rsid w:val="006B5AA2"/>
    <w:rsid w:val="006C0C7E"/>
    <w:rsid w:val="006D0480"/>
    <w:rsid w:val="006D2306"/>
    <w:rsid w:val="006D7011"/>
    <w:rsid w:val="006E0E0C"/>
    <w:rsid w:val="006E0EE6"/>
    <w:rsid w:val="006E2136"/>
    <w:rsid w:val="006E35EF"/>
    <w:rsid w:val="006E3E2A"/>
    <w:rsid w:val="006F0ACD"/>
    <w:rsid w:val="006F0E2F"/>
    <w:rsid w:val="006F19E6"/>
    <w:rsid w:val="006F1E9D"/>
    <w:rsid w:val="006F36A2"/>
    <w:rsid w:val="006F51A3"/>
    <w:rsid w:val="006F7BE8"/>
    <w:rsid w:val="00710D57"/>
    <w:rsid w:val="007209E9"/>
    <w:rsid w:val="00723783"/>
    <w:rsid w:val="00724C75"/>
    <w:rsid w:val="007339B8"/>
    <w:rsid w:val="00745990"/>
    <w:rsid w:val="0074705C"/>
    <w:rsid w:val="00752122"/>
    <w:rsid w:val="0076236E"/>
    <w:rsid w:val="00765B25"/>
    <w:rsid w:val="0076661C"/>
    <w:rsid w:val="00767743"/>
    <w:rsid w:val="00773D06"/>
    <w:rsid w:val="00781365"/>
    <w:rsid w:val="00787ED0"/>
    <w:rsid w:val="00791DB0"/>
    <w:rsid w:val="0079480A"/>
    <w:rsid w:val="00794BEC"/>
    <w:rsid w:val="007A2CFF"/>
    <w:rsid w:val="007A3CC6"/>
    <w:rsid w:val="007A72E5"/>
    <w:rsid w:val="007A74DB"/>
    <w:rsid w:val="007C02FC"/>
    <w:rsid w:val="007C1196"/>
    <w:rsid w:val="007C5C81"/>
    <w:rsid w:val="007C73BD"/>
    <w:rsid w:val="007D0494"/>
    <w:rsid w:val="007D24C0"/>
    <w:rsid w:val="007D3177"/>
    <w:rsid w:val="007E1880"/>
    <w:rsid w:val="007E1D6D"/>
    <w:rsid w:val="007E2F8A"/>
    <w:rsid w:val="007E5D3A"/>
    <w:rsid w:val="007E6EC3"/>
    <w:rsid w:val="007F2AD7"/>
    <w:rsid w:val="007F5AB7"/>
    <w:rsid w:val="00806C5A"/>
    <w:rsid w:val="00810581"/>
    <w:rsid w:val="0081376D"/>
    <w:rsid w:val="008203D3"/>
    <w:rsid w:val="00823A38"/>
    <w:rsid w:val="00823D60"/>
    <w:rsid w:val="0082470D"/>
    <w:rsid w:val="0083066D"/>
    <w:rsid w:val="00834044"/>
    <w:rsid w:val="00842E89"/>
    <w:rsid w:val="00847F40"/>
    <w:rsid w:val="00850B41"/>
    <w:rsid w:val="00850C98"/>
    <w:rsid w:val="00852245"/>
    <w:rsid w:val="00853649"/>
    <w:rsid w:val="00855658"/>
    <w:rsid w:val="00860DD0"/>
    <w:rsid w:val="008610E1"/>
    <w:rsid w:val="00861296"/>
    <w:rsid w:val="00863E3C"/>
    <w:rsid w:val="00865411"/>
    <w:rsid w:val="008713CA"/>
    <w:rsid w:val="008733A2"/>
    <w:rsid w:val="0087349D"/>
    <w:rsid w:val="008738EA"/>
    <w:rsid w:val="00876D68"/>
    <w:rsid w:val="008962E7"/>
    <w:rsid w:val="008A3838"/>
    <w:rsid w:val="008B24D5"/>
    <w:rsid w:val="008B4EC6"/>
    <w:rsid w:val="008B4FDD"/>
    <w:rsid w:val="008C0857"/>
    <w:rsid w:val="008D3F24"/>
    <w:rsid w:val="008E12C0"/>
    <w:rsid w:val="008E1F42"/>
    <w:rsid w:val="008E2D43"/>
    <w:rsid w:val="008F0583"/>
    <w:rsid w:val="008F1C12"/>
    <w:rsid w:val="008F2648"/>
    <w:rsid w:val="008F2F59"/>
    <w:rsid w:val="0090362E"/>
    <w:rsid w:val="0091266D"/>
    <w:rsid w:val="00912876"/>
    <w:rsid w:val="00915A43"/>
    <w:rsid w:val="00916C14"/>
    <w:rsid w:val="0091727D"/>
    <w:rsid w:val="00926DF2"/>
    <w:rsid w:val="009301AF"/>
    <w:rsid w:val="009327B5"/>
    <w:rsid w:val="00933473"/>
    <w:rsid w:val="00936F16"/>
    <w:rsid w:val="009374B5"/>
    <w:rsid w:val="009405BB"/>
    <w:rsid w:val="00941A28"/>
    <w:rsid w:val="00943919"/>
    <w:rsid w:val="00954BEE"/>
    <w:rsid w:val="00964633"/>
    <w:rsid w:val="00971DAB"/>
    <w:rsid w:val="00976D45"/>
    <w:rsid w:val="009806ED"/>
    <w:rsid w:val="00981346"/>
    <w:rsid w:val="00991771"/>
    <w:rsid w:val="00995C90"/>
    <w:rsid w:val="009A314B"/>
    <w:rsid w:val="009A4068"/>
    <w:rsid w:val="009A5B2D"/>
    <w:rsid w:val="009B6D39"/>
    <w:rsid w:val="009B7E01"/>
    <w:rsid w:val="009C0DEC"/>
    <w:rsid w:val="009C3250"/>
    <w:rsid w:val="009C460E"/>
    <w:rsid w:val="009C5118"/>
    <w:rsid w:val="009C5180"/>
    <w:rsid w:val="009D3319"/>
    <w:rsid w:val="009E1198"/>
    <w:rsid w:val="009E185A"/>
    <w:rsid w:val="009E2F7C"/>
    <w:rsid w:val="009E6AC8"/>
    <w:rsid w:val="009F0492"/>
    <w:rsid w:val="009F56DB"/>
    <w:rsid w:val="009F61A4"/>
    <w:rsid w:val="00A030E7"/>
    <w:rsid w:val="00A03E7C"/>
    <w:rsid w:val="00A0441B"/>
    <w:rsid w:val="00A10E38"/>
    <w:rsid w:val="00A11EC2"/>
    <w:rsid w:val="00A1448F"/>
    <w:rsid w:val="00A2170D"/>
    <w:rsid w:val="00A23C31"/>
    <w:rsid w:val="00A23C46"/>
    <w:rsid w:val="00A2439A"/>
    <w:rsid w:val="00A251F6"/>
    <w:rsid w:val="00A25C9E"/>
    <w:rsid w:val="00A308C5"/>
    <w:rsid w:val="00A370D8"/>
    <w:rsid w:val="00A37F9A"/>
    <w:rsid w:val="00A40BC2"/>
    <w:rsid w:val="00A40FAF"/>
    <w:rsid w:val="00A42D38"/>
    <w:rsid w:val="00A478EF"/>
    <w:rsid w:val="00A50D0C"/>
    <w:rsid w:val="00A50F54"/>
    <w:rsid w:val="00A519AF"/>
    <w:rsid w:val="00A56663"/>
    <w:rsid w:val="00A62EAE"/>
    <w:rsid w:val="00A6462E"/>
    <w:rsid w:val="00A65C31"/>
    <w:rsid w:val="00A7288D"/>
    <w:rsid w:val="00A81795"/>
    <w:rsid w:val="00A82A84"/>
    <w:rsid w:val="00A83086"/>
    <w:rsid w:val="00A83E81"/>
    <w:rsid w:val="00A9273D"/>
    <w:rsid w:val="00A96C8D"/>
    <w:rsid w:val="00AA12B3"/>
    <w:rsid w:val="00AA2ED0"/>
    <w:rsid w:val="00AA6C41"/>
    <w:rsid w:val="00AA71AB"/>
    <w:rsid w:val="00AA7A2F"/>
    <w:rsid w:val="00AB1802"/>
    <w:rsid w:val="00AB4E10"/>
    <w:rsid w:val="00AD2E4E"/>
    <w:rsid w:val="00AE3C99"/>
    <w:rsid w:val="00AE7110"/>
    <w:rsid w:val="00AF19C9"/>
    <w:rsid w:val="00B051DE"/>
    <w:rsid w:val="00B1538D"/>
    <w:rsid w:val="00B21251"/>
    <w:rsid w:val="00B2341E"/>
    <w:rsid w:val="00B241A2"/>
    <w:rsid w:val="00B268A6"/>
    <w:rsid w:val="00B30D10"/>
    <w:rsid w:val="00B360AA"/>
    <w:rsid w:val="00B41D44"/>
    <w:rsid w:val="00B504C3"/>
    <w:rsid w:val="00B510C9"/>
    <w:rsid w:val="00B65012"/>
    <w:rsid w:val="00B7040A"/>
    <w:rsid w:val="00B800F7"/>
    <w:rsid w:val="00B91DBC"/>
    <w:rsid w:val="00B96094"/>
    <w:rsid w:val="00BA2063"/>
    <w:rsid w:val="00BA4633"/>
    <w:rsid w:val="00BA64F5"/>
    <w:rsid w:val="00BA7165"/>
    <w:rsid w:val="00BB323D"/>
    <w:rsid w:val="00BB3F75"/>
    <w:rsid w:val="00BB4346"/>
    <w:rsid w:val="00BB639A"/>
    <w:rsid w:val="00BC4E4E"/>
    <w:rsid w:val="00BC6316"/>
    <w:rsid w:val="00BD06CF"/>
    <w:rsid w:val="00BF5637"/>
    <w:rsid w:val="00BF5A94"/>
    <w:rsid w:val="00BF6604"/>
    <w:rsid w:val="00C010FB"/>
    <w:rsid w:val="00C014B4"/>
    <w:rsid w:val="00C02571"/>
    <w:rsid w:val="00C04311"/>
    <w:rsid w:val="00C07136"/>
    <w:rsid w:val="00C071E3"/>
    <w:rsid w:val="00C10306"/>
    <w:rsid w:val="00C1138C"/>
    <w:rsid w:val="00C138F9"/>
    <w:rsid w:val="00C14F86"/>
    <w:rsid w:val="00C160A9"/>
    <w:rsid w:val="00C22145"/>
    <w:rsid w:val="00C23617"/>
    <w:rsid w:val="00C24112"/>
    <w:rsid w:val="00C27790"/>
    <w:rsid w:val="00C30EEC"/>
    <w:rsid w:val="00C315F2"/>
    <w:rsid w:val="00C32C91"/>
    <w:rsid w:val="00C330EE"/>
    <w:rsid w:val="00C36E8B"/>
    <w:rsid w:val="00C43F52"/>
    <w:rsid w:val="00C4714D"/>
    <w:rsid w:val="00C56F10"/>
    <w:rsid w:val="00C652E1"/>
    <w:rsid w:val="00C65AF6"/>
    <w:rsid w:val="00C70CC2"/>
    <w:rsid w:val="00C77392"/>
    <w:rsid w:val="00C8698A"/>
    <w:rsid w:val="00C922CB"/>
    <w:rsid w:val="00CA00D4"/>
    <w:rsid w:val="00CA185B"/>
    <w:rsid w:val="00CB6264"/>
    <w:rsid w:val="00CC29F9"/>
    <w:rsid w:val="00CF1A46"/>
    <w:rsid w:val="00CF49A7"/>
    <w:rsid w:val="00D00812"/>
    <w:rsid w:val="00D02DD5"/>
    <w:rsid w:val="00D058D7"/>
    <w:rsid w:val="00D11DDF"/>
    <w:rsid w:val="00D173BB"/>
    <w:rsid w:val="00D2333E"/>
    <w:rsid w:val="00D24047"/>
    <w:rsid w:val="00D2603B"/>
    <w:rsid w:val="00D2628E"/>
    <w:rsid w:val="00D26A99"/>
    <w:rsid w:val="00D27232"/>
    <w:rsid w:val="00D41637"/>
    <w:rsid w:val="00D4387A"/>
    <w:rsid w:val="00D45AF4"/>
    <w:rsid w:val="00D519A4"/>
    <w:rsid w:val="00D52D73"/>
    <w:rsid w:val="00D55D0A"/>
    <w:rsid w:val="00D63689"/>
    <w:rsid w:val="00D65927"/>
    <w:rsid w:val="00D66CFE"/>
    <w:rsid w:val="00D73B8E"/>
    <w:rsid w:val="00D75C3F"/>
    <w:rsid w:val="00D806AF"/>
    <w:rsid w:val="00D8097B"/>
    <w:rsid w:val="00D828C6"/>
    <w:rsid w:val="00D85785"/>
    <w:rsid w:val="00D86F65"/>
    <w:rsid w:val="00D86FC6"/>
    <w:rsid w:val="00D90BB9"/>
    <w:rsid w:val="00D91BF6"/>
    <w:rsid w:val="00D96BBD"/>
    <w:rsid w:val="00D96CE8"/>
    <w:rsid w:val="00DA1246"/>
    <w:rsid w:val="00DA3615"/>
    <w:rsid w:val="00DA6081"/>
    <w:rsid w:val="00DA67FD"/>
    <w:rsid w:val="00DB3B43"/>
    <w:rsid w:val="00DB6E11"/>
    <w:rsid w:val="00DC4E3C"/>
    <w:rsid w:val="00DD0FF5"/>
    <w:rsid w:val="00DD138A"/>
    <w:rsid w:val="00DE529B"/>
    <w:rsid w:val="00DE6745"/>
    <w:rsid w:val="00DE758E"/>
    <w:rsid w:val="00DF40F8"/>
    <w:rsid w:val="00DF58F2"/>
    <w:rsid w:val="00DF7F2B"/>
    <w:rsid w:val="00E0107E"/>
    <w:rsid w:val="00E03233"/>
    <w:rsid w:val="00E0777D"/>
    <w:rsid w:val="00E16EFB"/>
    <w:rsid w:val="00E30750"/>
    <w:rsid w:val="00E354FE"/>
    <w:rsid w:val="00E40E3F"/>
    <w:rsid w:val="00E44DD3"/>
    <w:rsid w:val="00E5456D"/>
    <w:rsid w:val="00E54B2D"/>
    <w:rsid w:val="00E61014"/>
    <w:rsid w:val="00E669EA"/>
    <w:rsid w:val="00E73C22"/>
    <w:rsid w:val="00E8563A"/>
    <w:rsid w:val="00E8655A"/>
    <w:rsid w:val="00E86682"/>
    <w:rsid w:val="00E91A7A"/>
    <w:rsid w:val="00E937CF"/>
    <w:rsid w:val="00E95BFC"/>
    <w:rsid w:val="00E95E7A"/>
    <w:rsid w:val="00EA1391"/>
    <w:rsid w:val="00EA3AD5"/>
    <w:rsid w:val="00EA5D92"/>
    <w:rsid w:val="00EB5462"/>
    <w:rsid w:val="00EB5F74"/>
    <w:rsid w:val="00EC2348"/>
    <w:rsid w:val="00EC6A5B"/>
    <w:rsid w:val="00EC6E14"/>
    <w:rsid w:val="00ED2F31"/>
    <w:rsid w:val="00ED35DF"/>
    <w:rsid w:val="00ED485A"/>
    <w:rsid w:val="00ED65B3"/>
    <w:rsid w:val="00EE32B2"/>
    <w:rsid w:val="00EE4A9F"/>
    <w:rsid w:val="00EF4E6C"/>
    <w:rsid w:val="00EF5BD8"/>
    <w:rsid w:val="00EF67F4"/>
    <w:rsid w:val="00F01465"/>
    <w:rsid w:val="00F0785C"/>
    <w:rsid w:val="00F134E2"/>
    <w:rsid w:val="00F15ABD"/>
    <w:rsid w:val="00F24431"/>
    <w:rsid w:val="00F27EB0"/>
    <w:rsid w:val="00F327DF"/>
    <w:rsid w:val="00F3574E"/>
    <w:rsid w:val="00F370DF"/>
    <w:rsid w:val="00F40A45"/>
    <w:rsid w:val="00F4145C"/>
    <w:rsid w:val="00F43547"/>
    <w:rsid w:val="00F46CAD"/>
    <w:rsid w:val="00F47E56"/>
    <w:rsid w:val="00F5217F"/>
    <w:rsid w:val="00F54A4E"/>
    <w:rsid w:val="00F54DC8"/>
    <w:rsid w:val="00F55592"/>
    <w:rsid w:val="00F608A8"/>
    <w:rsid w:val="00F61D44"/>
    <w:rsid w:val="00F7041E"/>
    <w:rsid w:val="00F70988"/>
    <w:rsid w:val="00F716B7"/>
    <w:rsid w:val="00F7559E"/>
    <w:rsid w:val="00F81D4F"/>
    <w:rsid w:val="00F824DB"/>
    <w:rsid w:val="00F863CC"/>
    <w:rsid w:val="00F93F0A"/>
    <w:rsid w:val="00F956E6"/>
    <w:rsid w:val="00FA73E2"/>
    <w:rsid w:val="00FB7F44"/>
    <w:rsid w:val="00FC2944"/>
    <w:rsid w:val="00FC3D33"/>
    <w:rsid w:val="00FC5848"/>
    <w:rsid w:val="00FD322C"/>
    <w:rsid w:val="00FD36EB"/>
    <w:rsid w:val="00FD44B6"/>
    <w:rsid w:val="00FD482B"/>
    <w:rsid w:val="00FD5186"/>
    <w:rsid w:val="00FD644B"/>
    <w:rsid w:val="00FE31A3"/>
    <w:rsid w:val="00FE353E"/>
    <w:rsid w:val="00FE57D0"/>
    <w:rsid w:val="00FF04AD"/>
    <w:rsid w:val="00FF34F0"/>
    <w:rsid w:val="00FF35BA"/>
    <w:rsid w:val="00FF7935"/>
    <w:rsid w:val="0A8C39EE"/>
    <w:rsid w:val="27C76FEC"/>
    <w:rsid w:val="4DF6C70A"/>
    <w:rsid w:val="54E8423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9" strokecolor="#009">
      <v:fill color="#009" opacity="19661f" rotate="t"/>
      <v:stroke color="#009"/>
      <v:textbox inset="2.29236mm,1.1462mm,2.29236mm,1.1462mm"/>
      <o:colormru v:ext="edit" colors="#009,#33f,#f5f5f5,#ffc,#ffd,#bbe0e3,#f90,#006"/>
    </o:shapedefaults>
    <o:shapelayout v:ext="edit">
      <o:idmap v:ext="edit" data="1"/>
    </o:shapelayout>
  </w:shapeDefaults>
  <w:decimalSymbol w:val="."/>
  <w:listSeparator w:val=","/>
  <w14:docId w14:val="6C0E53BF"/>
  <w15:chartTrackingRefBased/>
  <w15:docId w15:val="{84C80855-F06B-49B8-A323-4D7FDBFB2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DengXia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both"/>
    </w:pPr>
    <w:rPr>
      <w:rFonts w:ascii="Helvetica" w:hAnsi="Helvetica"/>
      <w:lang w:val="en-GB" w:eastAsia="en-US"/>
    </w:rPr>
  </w:style>
  <w:style w:type="paragraph" w:styleId="Heading1">
    <w:name w:val="heading 1"/>
    <w:basedOn w:val="Normal"/>
    <w:next w:val="Normal"/>
    <w:autoRedefine/>
    <w:qFormat/>
    <w:pPr>
      <w:keepNext/>
      <w:pBdr>
        <w:top w:val="single" w:sz="12" w:space="1" w:color="auto" w:shadow="1"/>
        <w:left w:val="single" w:sz="12" w:space="4" w:color="auto" w:shadow="1"/>
        <w:bottom w:val="single" w:sz="12" w:space="1" w:color="auto" w:shadow="1"/>
        <w:right w:val="single" w:sz="12" w:space="4" w:color="auto" w:shadow="1"/>
      </w:pBdr>
      <w:shd w:val="clear" w:color="auto" w:fill="0000FF"/>
      <w:jc w:val="center"/>
      <w:outlineLvl w:val="0"/>
    </w:pPr>
    <w:rPr>
      <w:rFonts w:ascii="Arial" w:hAnsi="Arial"/>
      <w:b/>
      <w:color w:val="FFFF00"/>
      <w:sz w:val="28"/>
    </w:rPr>
  </w:style>
  <w:style w:type="paragraph" w:styleId="Heading2">
    <w:name w:val="heading 2"/>
    <w:basedOn w:val="Normal"/>
    <w:next w:val="Normal"/>
    <w:autoRedefine/>
    <w:qFormat/>
    <w:rsid w:val="009E6AC8"/>
    <w:pPr>
      <w:keepNext/>
      <w:pBdr>
        <w:top w:val="single" w:sz="12" w:space="1" w:color="auto"/>
        <w:left w:val="single" w:sz="12" w:space="0" w:color="auto"/>
        <w:bottom w:val="single" w:sz="12" w:space="1" w:color="auto"/>
        <w:right w:val="single" w:sz="12" w:space="2" w:color="auto"/>
      </w:pBdr>
      <w:shd w:val="clear" w:color="auto" w:fill="008000"/>
      <w:jc w:val="left"/>
      <w:outlineLvl w:val="1"/>
    </w:pPr>
    <w:rPr>
      <w:b/>
      <w:color w:val="FFFF00"/>
      <w:sz w:val="28"/>
    </w:rPr>
  </w:style>
  <w:style w:type="paragraph" w:styleId="Heading3">
    <w:name w:val="heading 3"/>
    <w:basedOn w:val="Heading2"/>
    <w:next w:val="Normal"/>
    <w:qFormat/>
    <w:pPr>
      <w:pBdr>
        <w:top w:val="none" w:sz="0" w:space="0" w:color="auto"/>
        <w:left w:val="none" w:sz="0" w:space="0" w:color="auto"/>
        <w:bottom w:val="none" w:sz="0" w:space="0" w:color="auto"/>
        <w:right w:val="none" w:sz="0" w:space="0" w:color="auto"/>
      </w:pBdr>
      <w:outlineLvl w:val="2"/>
    </w:pPr>
  </w:style>
  <w:style w:type="paragraph" w:styleId="Heading4">
    <w:name w:val="heading 4"/>
    <w:basedOn w:val="Normal"/>
    <w:next w:val="Normal"/>
    <w:qFormat/>
    <w:pPr>
      <w:keepNext/>
      <w:jc w:val="center"/>
      <w:outlineLvl w:val="3"/>
    </w:pPr>
    <w:rPr>
      <w:b/>
      <w:sz w:val="72"/>
    </w:rPr>
  </w:style>
  <w:style w:type="paragraph" w:styleId="Heading5">
    <w:name w:val="heading 5"/>
    <w:basedOn w:val="Normal"/>
    <w:next w:val="Normal"/>
    <w:qFormat/>
    <w:pPr>
      <w:keepNext/>
      <w:outlineLvl w:val="4"/>
    </w:pPr>
    <w:rPr>
      <w:sz w:val="72"/>
    </w:rPr>
  </w:style>
  <w:style w:type="paragraph" w:styleId="Heading6">
    <w:name w:val="heading 6"/>
    <w:basedOn w:val="Normal"/>
    <w:next w:val="Normal"/>
    <w:qFormat/>
    <w:pPr>
      <w:keepNext/>
      <w:jc w:val="center"/>
      <w:outlineLvl w:val="5"/>
    </w:pPr>
    <w:rPr>
      <w:sz w:val="70"/>
    </w:rPr>
  </w:style>
  <w:style w:type="paragraph" w:styleId="Heading7">
    <w:name w:val="heading 7"/>
    <w:basedOn w:val="Normal"/>
    <w:next w:val="Normal"/>
    <w:qFormat/>
    <w:pPr>
      <w:keepNext/>
      <w:jc w:val="center"/>
      <w:outlineLvl w:val="6"/>
    </w:pPr>
    <w:rPr>
      <w:b/>
    </w:rPr>
  </w:style>
  <w:style w:type="paragraph" w:styleId="Heading8">
    <w:name w:val="heading 8"/>
    <w:basedOn w:val="Normal"/>
    <w:next w:val="Normal"/>
    <w:qFormat/>
    <w:pPr>
      <w:keepNext/>
      <w:outlineLvl w:val="7"/>
    </w:pPr>
    <w:rPr>
      <w:b/>
    </w:rPr>
  </w:style>
  <w:style w:type="paragraph" w:styleId="Heading9">
    <w:name w:val="heading 9"/>
    <w:basedOn w:val="Normal"/>
    <w:next w:val="Normal"/>
    <w:qFormat/>
    <w:pPr>
      <w:keepNext/>
      <w:jc w:val="center"/>
      <w:outlineLvl w:val="8"/>
    </w:pPr>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pBdr>
        <w:bottom w:val="single" w:sz="4" w:space="1" w:color="auto"/>
      </w:pBdr>
      <w:tabs>
        <w:tab w:val="right" w:pos="14600"/>
      </w:tabs>
    </w:pPr>
  </w:style>
  <w:style w:type="paragraph" w:styleId="Footer">
    <w:name w:val="footer"/>
    <w:basedOn w:val="Normal"/>
    <w:link w:val="FooterChar"/>
    <w:uiPriority w:val="99"/>
    <w:pPr>
      <w:tabs>
        <w:tab w:val="center" w:pos="4536"/>
        <w:tab w:val="right" w:pos="9072"/>
      </w:tabs>
    </w:pPr>
    <w:rPr>
      <w:lang w:val="x-none"/>
    </w:rPr>
  </w:style>
  <w:style w:type="character" w:styleId="PageNumber">
    <w:name w:val="page number"/>
    <w:basedOn w:val="DefaultParagraphFont"/>
  </w:style>
  <w:style w:type="paragraph" w:styleId="BodyTextIndent">
    <w:name w:val="Body Text Indent"/>
    <w:basedOn w:val="Normal"/>
    <w:pPr>
      <w:ind w:left="1701" w:hanging="1701"/>
    </w:pPr>
  </w:style>
  <w:style w:type="paragraph" w:customStyle="1" w:styleId="TabText">
    <w:name w:val="TabText"/>
    <w:basedOn w:val="Normal"/>
    <w:pPr>
      <w:spacing w:before="60" w:after="80"/>
    </w:pPr>
    <w:rPr>
      <w:sz w:val="18"/>
    </w:rPr>
  </w:style>
  <w:style w:type="paragraph" w:styleId="FootnoteText">
    <w:name w:val="footnote text"/>
    <w:basedOn w:val="Normal"/>
    <w:semiHidden/>
  </w:style>
  <w:style w:type="character" w:styleId="FootnoteReference">
    <w:name w:val="footnote reference"/>
    <w:semiHidden/>
    <w:rPr>
      <w:vertAlign w:val="superscript"/>
    </w:rPr>
  </w:style>
  <w:style w:type="character" w:styleId="CommentReference">
    <w:name w:val="annotation reference"/>
    <w:semiHidden/>
    <w:rPr>
      <w:sz w:val="16"/>
    </w:rPr>
  </w:style>
  <w:style w:type="paragraph" w:customStyle="1" w:styleId="TabTextCentre">
    <w:name w:val="TabTextCentre"/>
    <w:basedOn w:val="TabText"/>
    <w:pPr>
      <w:jc w:val="center"/>
    </w:pPr>
  </w:style>
  <w:style w:type="paragraph" w:customStyle="1" w:styleId="TabTextAgrComment">
    <w:name w:val="TabTextAgrComment"/>
    <w:basedOn w:val="TabText"/>
    <w:rPr>
      <w:i/>
    </w:rPr>
  </w:style>
  <w:style w:type="paragraph" w:styleId="CommentText">
    <w:name w:val="annotation text"/>
    <w:basedOn w:val="Normal"/>
    <w:semiHidden/>
  </w:style>
  <w:style w:type="paragraph" w:styleId="BodyTextIndent2">
    <w:name w:val="Body Text Indent 2"/>
    <w:basedOn w:val="Normal"/>
    <w:pPr>
      <w:ind w:left="709" w:hanging="709"/>
    </w:pPr>
  </w:style>
  <w:style w:type="paragraph" w:styleId="BalloonText">
    <w:name w:val="Balloon Text"/>
    <w:basedOn w:val="Normal"/>
    <w:semiHidden/>
    <w:rPr>
      <w:rFonts w:ascii="Tahoma" w:hAnsi="Tahoma" w:cs="Courier New"/>
      <w:sz w:val="16"/>
      <w:szCs w:val="16"/>
    </w:rPr>
  </w:style>
  <w:style w:type="paragraph" w:styleId="BodyText">
    <w:name w:val="Body Text"/>
    <w:basedOn w:val="Normal"/>
    <w:pPr>
      <w:jc w:val="center"/>
    </w:pPr>
    <w:rPr>
      <w:b/>
      <w:sz w:val="48"/>
    </w:rPr>
  </w:style>
  <w:style w:type="paragraph" w:styleId="TOC1">
    <w:name w:val="toc 1"/>
    <w:basedOn w:val="Normal"/>
    <w:next w:val="Normal"/>
    <w:autoRedefine/>
    <w:uiPriority w:val="39"/>
    <w:pPr>
      <w:spacing w:before="120" w:after="120"/>
      <w:jc w:val="left"/>
    </w:pPr>
    <w:rPr>
      <w:rFonts w:ascii="Times New Roman" w:hAnsi="Times New Roman"/>
      <w:b/>
      <w:bCs/>
      <w:caps/>
      <w:szCs w:val="24"/>
    </w:rPr>
  </w:style>
  <w:style w:type="paragraph" w:styleId="TOC2">
    <w:name w:val="toc 2"/>
    <w:basedOn w:val="Normal"/>
    <w:next w:val="Normal"/>
    <w:autoRedefine/>
    <w:semiHidden/>
    <w:pPr>
      <w:ind w:left="200"/>
      <w:jc w:val="left"/>
    </w:pPr>
    <w:rPr>
      <w:rFonts w:ascii="Times New Roman" w:hAnsi="Times New Roman"/>
      <w:smallCaps/>
      <w:szCs w:val="24"/>
    </w:rPr>
  </w:style>
  <w:style w:type="paragraph" w:styleId="TOC3">
    <w:name w:val="toc 3"/>
    <w:basedOn w:val="Normal"/>
    <w:next w:val="Normal"/>
    <w:autoRedefine/>
    <w:semiHidden/>
    <w:pPr>
      <w:ind w:left="400"/>
      <w:jc w:val="left"/>
    </w:pPr>
    <w:rPr>
      <w:rFonts w:ascii="Times New Roman" w:hAnsi="Times New Roman"/>
      <w:i/>
      <w:iCs/>
      <w:szCs w:val="24"/>
    </w:rPr>
  </w:style>
  <w:style w:type="paragraph" w:styleId="TOC4">
    <w:name w:val="toc 4"/>
    <w:basedOn w:val="Normal"/>
    <w:next w:val="Normal"/>
    <w:autoRedefine/>
    <w:semiHidden/>
    <w:pPr>
      <w:ind w:left="600"/>
      <w:jc w:val="left"/>
    </w:pPr>
    <w:rPr>
      <w:rFonts w:ascii="Times New Roman" w:hAnsi="Times New Roman"/>
      <w:szCs w:val="21"/>
    </w:rPr>
  </w:style>
  <w:style w:type="paragraph" w:styleId="TOC5">
    <w:name w:val="toc 5"/>
    <w:basedOn w:val="Normal"/>
    <w:next w:val="Normal"/>
    <w:autoRedefine/>
    <w:semiHidden/>
    <w:pPr>
      <w:ind w:left="800"/>
      <w:jc w:val="left"/>
    </w:pPr>
    <w:rPr>
      <w:rFonts w:ascii="Times New Roman" w:hAnsi="Times New Roman"/>
      <w:szCs w:val="21"/>
    </w:rPr>
  </w:style>
  <w:style w:type="paragraph" w:styleId="TOC6">
    <w:name w:val="toc 6"/>
    <w:basedOn w:val="Normal"/>
    <w:next w:val="Normal"/>
    <w:autoRedefine/>
    <w:semiHidden/>
    <w:pPr>
      <w:ind w:left="1000"/>
      <w:jc w:val="left"/>
    </w:pPr>
    <w:rPr>
      <w:rFonts w:ascii="Times New Roman" w:hAnsi="Times New Roman"/>
      <w:szCs w:val="21"/>
    </w:rPr>
  </w:style>
  <w:style w:type="paragraph" w:styleId="TOC7">
    <w:name w:val="toc 7"/>
    <w:basedOn w:val="Normal"/>
    <w:next w:val="Normal"/>
    <w:autoRedefine/>
    <w:semiHidden/>
    <w:pPr>
      <w:ind w:left="1200"/>
      <w:jc w:val="left"/>
    </w:pPr>
    <w:rPr>
      <w:rFonts w:ascii="Times New Roman" w:hAnsi="Times New Roman"/>
      <w:szCs w:val="21"/>
    </w:rPr>
  </w:style>
  <w:style w:type="paragraph" w:styleId="TOC8">
    <w:name w:val="toc 8"/>
    <w:basedOn w:val="Normal"/>
    <w:next w:val="Normal"/>
    <w:autoRedefine/>
    <w:semiHidden/>
    <w:pPr>
      <w:ind w:left="1400"/>
      <w:jc w:val="left"/>
    </w:pPr>
    <w:rPr>
      <w:rFonts w:ascii="Times New Roman" w:hAnsi="Times New Roman"/>
      <w:szCs w:val="21"/>
    </w:rPr>
  </w:style>
  <w:style w:type="paragraph" w:styleId="TOC9">
    <w:name w:val="toc 9"/>
    <w:basedOn w:val="Normal"/>
    <w:next w:val="Normal"/>
    <w:autoRedefine/>
    <w:semiHidden/>
    <w:pPr>
      <w:ind w:left="1600"/>
      <w:jc w:val="left"/>
    </w:pPr>
    <w:rPr>
      <w:rFonts w:ascii="Times New Roman" w:hAnsi="Times New Roman"/>
      <w:szCs w:val="21"/>
    </w:rPr>
  </w:style>
  <w:style w:type="paragraph" w:styleId="DocumentMap">
    <w:name w:val="Document Map"/>
    <w:basedOn w:val="Normal"/>
    <w:semiHidden/>
    <w:pPr>
      <w:shd w:val="clear" w:color="auto" w:fill="000080"/>
    </w:pPr>
    <w:rPr>
      <w:rFonts w:ascii="Tahoma" w:hAnsi="Tahoma"/>
    </w:rPr>
  </w:style>
  <w:style w:type="paragraph" w:styleId="BodyText2">
    <w:name w:val="Body Text 2"/>
    <w:basedOn w:val="Normal"/>
    <w:rPr>
      <w:i/>
    </w:rPr>
  </w:style>
  <w:style w:type="paragraph" w:styleId="BodyText3">
    <w:name w:val="Body Text 3"/>
    <w:basedOn w:val="Normal"/>
    <w:rPr>
      <w:b/>
    </w:rPr>
  </w:style>
  <w:style w:type="paragraph" w:customStyle="1" w:styleId="Style1">
    <w:name w:val="Style1"/>
    <w:basedOn w:val="Heading2"/>
    <w:pPr>
      <w:pBdr>
        <w:top w:val="none" w:sz="0" w:space="0" w:color="auto"/>
        <w:left w:val="none" w:sz="0" w:space="0" w:color="auto"/>
        <w:bottom w:val="none" w:sz="0" w:space="0" w:color="auto"/>
        <w:right w:val="none" w:sz="0" w:space="0" w:color="auto"/>
      </w:pBdr>
    </w:pPr>
  </w:style>
  <w:style w:type="paragraph" w:styleId="BodyTextIndent3">
    <w:name w:val="Body Text Indent 3"/>
    <w:basedOn w:val="Normal"/>
    <w:pPr>
      <w:ind w:left="1247" w:hanging="1247"/>
    </w:pPr>
  </w:style>
  <w:style w:type="paragraph" w:styleId="CommentSubject">
    <w:name w:val="annotation subject"/>
    <w:basedOn w:val="CommentText"/>
    <w:next w:val="CommentText"/>
    <w:semiHidden/>
    <w:rPr>
      <w:b/>
      <w:bCs/>
    </w:rPr>
  </w:style>
  <w:style w:type="character" w:styleId="Hyperlink">
    <w:name w:val="Hyperlink"/>
    <w:uiPriority w:val="99"/>
    <w:rPr>
      <w:color w:val="0000FF"/>
      <w:u w:val="single"/>
    </w:rPr>
  </w:style>
  <w:style w:type="character" w:styleId="FollowedHyperlink">
    <w:name w:val="FollowedHyperlink"/>
    <w:rsid w:val="006979F1"/>
    <w:rPr>
      <w:color w:val="606420"/>
      <w:u w:val="single"/>
    </w:rPr>
  </w:style>
  <w:style w:type="paragraph" w:styleId="NormalWeb">
    <w:name w:val="Normal (Web)"/>
    <w:basedOn w:val="Normal"/>
    <w:rsid w:val="006F36A2"/>
    <w:pPr>
      <w:spacing w:before="100" w:beforeAutospacing="1" w:after="100" w:afterAutospacing="1"/>
      <w:jc w:val="left"/>
    </w:pPr>
    <w:rPr>
      <w:rFonts w:ascii="Times New Roman" w:hAnsi="Times New Roman"/>
      <w:sz w:val="24"/>
      <w:szCs w:val="24"/>
      <w:lang w:eastAsia="en-GB"/>
    </w:rPr>
  </w:style>
  <w:style w:type="character" w:styleId="Strong">
    <w:name w:val="Strong"/>
    <w:qFormat/>
    <w:rsid w:val="00150ECA"/>
    <w:rPr>
      <w:b/>
      <w:bCs/>
    </w:rPr>
  </w:style>
  <w:style w:type="paragraph" w:styleId="Title">
    <w:name w:val="Title"/>
    <w:basedOn w:val="Normal"/>
    <w:next w:val="Normal"/>
    <w:link w:val="TitleChar"/>
    <w:qFormat/>
    <w:rsid w:val="003A1314"/>
    <w:pPr>
      <w:spacing w:before="240" w:after="60"/>
      <w:jc w:val="center"/>
      <w:outlineLvl w:val="0"/>
    </w:pPr>
    <w:rPr>
      <w:rFonts w:ascii="Cambria" w:hAnsi="Cambria"/>
      <w:b/>
      <w:bCs/>
      <w:kern w:val="28"/>
      <w:sz w:val="32"/>
      <w:szCs w:val="32"/>
      <w:lang w:eastAsia="x-none"/>
    </w:rPr>
  </w:style>
  <w:style w:type="character" w:customStyle="1" w:styleId="TitleChar">
    <w:name w:val="Title Char"/>
    <w:link w:val="Title"/>
    <w:rsid w:val="003A1314"/>
    <w:rPr>
      <w:rFonts w:ascii="Cambria" w:eastAsia="Times New Roman" w:hAnsi="Cambria" w:cs="Times New Roman"/>
      <w:b/>
      <w:bCs/>
      <w:kern w:val="28"/>
      <w:sz w:val="32"/>
      <w:szCs w:val="32"/>
      <w:lang w:val="en-GB"/>
    </w:rPr>
  </w:style>
  <w:style w:type="paragraph" w:styleId="Caption">
    <w:name w:val="caption"/>
    <w:basedOn w:val="Normal"/>
    <w:next w:val="Normal"/>
    <w:qFormat/>
    <w:rsid w:val="00047343"/>
    <w:rPr>
      <w:b/>
      <w:bCs/>
    </w:rPr>
  </w:style>
  <w:style w:type="character" w:customStyle="1" w:styleId="FooterChar">
    <w:name w:val="Footer Char"/>
    <w:link w:val="Footer"/>
    <w:uiPriority w:val="99"/>
    <w:rsid w:val="00D91BF6"/>
    <w:rPr>
      <w:rFonts w:ascii="Helvetica" w:hAnsi="Helvetica"/>
      <w:lang w:eastAsia="en-US"/>
    </w:rPr>
  </w:style>
  <w:style w:type="table" w:styleId="TableGrid">
    <w:name w:val="Table Grid"/>
    <w:basedOn w:val="TableNormal"/>
    <w:rsid w:val="00E9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79480A"/>
    <w:pPr>
      <w:jc w:val="left"/>
    </w:pPr>
    <w:rPr>
      <w:rFonts w:ascii="Arial Narrow" w:eastAsia="Calibri" w:hAnsi="Arial Narrow"/>
      <w:sz w:val="24"/>
      <w:szCs w:val="24"/>
      <w:lang w:val="en-US"/>
    </w:rPr>
  </w:style>
  <w:style w:type="character" w:customStyle="1" w:styleId="PlainTextChar">
    <w:name w:val="Plain Text Char"/>
    <w:link w:val="PlainText"/>
    <w:uiPriority w:val="99"/>
    <w:rsid w:val="0079480A"/>
    <w:rPr>
      <w:rFonts w:ascii="Arial Narrow" w:eastAsia="Calibri" w:hAnsi="Arial Narrow"/>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7082747">
      <w:bodyDiv w:val="1"/>
      <w:marLeft w:val="0"/>
      <w:marRight w:val="0"/>
      <w:marTop w:val="0"/>
      <w:marBottom w:val="0"/>
      <w:divBdr>
        <w:top w:val="none" w:sz="0" w:space="0" w:color="auto"/>
        <w:left w:val="none" w:sz="0" w:space="0" w:color="auto"/>
        <w:bottom w:val="none" w:sz="0" w:space="0" w:color="auto"/>
        <w:right w:val="none" w:sz="0" w:space="0" w:color="auto"/>
      </w:divBdr>
    </w:div>
    <w:div w:id="658578087">
      <w:bodyDiv w:val="1"/>
      <w:marLeft w:val="0"/>
      <w:marRight w:val="0"/>
      <w:marTop w:val="0"/>
      <w:marBottom w:val="0"/>
      <w:divBdr>
        <w:top w:val="none" w:sz="0" w:space="0" w:color="auto"/>
        <w:left w:val="none" w:sz="0" w:space="0" w:color="auto"/>
        <w:bottom w:val="none" w:sz="0" w:space="0" w:color="auto"/>
        <w:right w:val="none" w:sz="0" w:space="0" w:color="auto"/>
      </w:divBdr>
    </w:div>
    <w:div w:id="1055082843">
      <w:bodyDiv w:val="1"/>
      <w:marLeft w:val="0"/>
      <w:marRight w:val="0"/>
      <w:marTop w:val="0"/>
      <w:marBottom w:val="0"/>
      <w:divBdr>
        <w:top w:val="none" w:sz="0" w:space="0" w:color="auto"/>
        <w:left w:val="none" w:sz="0" w:space="0" w:color="auto"/>
        <w:bottom w:val="none" w:sz="0" w:space="0" w:color="auto"/>
        <w:right w:val="none" w:sz="0" w:space="0" w:color="auto"/>
      </w:divBdr>
    </w:div>
    <w:div w:id="1113089544">
      <w:bodyDiv w:val="1"/>
      <w:marLeft w:val="0"/>
      <w:marRight w:val="0"/>
      <w:marTop w:val="0"/>
      <w:marBottom w:val="0"/>
      <w:divBdr>
        <w:top w:val="none" w:sz="0" w:space="0" w:color="auto"/>
        <w:left w:val="none" w:sz="0" w:space="0" w:color="auto"/>
        <w:bottom w:val="none" w:sz="0" w:space="0" w:color="auto"/>
        <w:right w:val="none" w:sz="0" w:space="0" w:color="auto"/>
      </w:divBdr>
    </w:div>
    <w:div w:id="1605839751">
      <w:bodyDiv w:val="1"/>
      <w:marLeft w:val="0"/>
      <w:marRight w:val="0"/>
      <w:marTop w:val="0"/>
      <w:marBottom w:val="0"/>
      <w:divBdr>
        <w:top w:val="none" w:sz="0" w:space="0" w:color="auto"/>
        <w:left w:val="none" w:sz="0" w:space="0" w:color="auto"/>
        <w:bottom w:val="none" w:sz="0" w:space="0" w:color="auto"/>
        <w:right w:val="none" w:sz="0" w:space="0" w:color="auto"/>
      </w:divBdr>
    </w:div>
    <w:div w:id="1737313794">
      <w:bodyDiv w:val="1"/>
      <w:marLeft w:val="0"/>
      <w:marRight w:val="0"/>
      <w:marTop w:val="0"/>
      <w:marBottom w:val="0"/>
      <w:divBdr>
        <w:top w:val="none" w:sz="0" w:space="0" w:color="auto"/>
        <w:left w:val="none" w:sz="0" w:space="0" w:color="auto"/>
        <w:bottom w:val="none" w:sz="0" w:space="0" w:color="auto"/>
        <w:right w:val="none" w:sz="0" w:space="0" w:color="auto"/>
      </w:divBdr>
    </w:div>
    <w:div w:id="2135369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642C41E54A7044B7F0AB4B8DF591AE" ma:contentTypeVersion="5" ma:contentTypeDescription="Create a new document." ma:contentTypeScope="" ma:versionID="3a5bcee2511a43ee6baef694b6c0f8a7">
  <xsd:schema xmlns:xsd="http://www.w3.org/2001/XMLSchema" xmlns:xs="http://www.w3.org/2001/XMLSchema" xmlns:p="http://schemas.microsoft.com/office/2006/metadata/properties" xmlns:ns2="5a6d8f22-8b0b-4463-943f-fbe0505e0bbb" targetNamespace="http://schemas.microsoft.com/office/2006/metadata/properties" ma:root="true" ma:fieldsID="8f6ba919e5d99cc6906d171a6f9225d5" ns2:_="">
    <xsd:import namespace="5a6d8f22-8b0b-4463-943f-fbe0505e0bb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6d8f22-8b0b-4463-943f-fbe0505e0b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21E78C-AE0F-492B-B567-6E2DF1EF7667}"/>
</file>

<file path=customXml/itemProps2.xml><?xml version="1.0" encoding="utf-8"?>
<ds:datastoreItem xmlns:ds="http://schemas.openxmlformats.org/officeDocument/2006/customXml" ds:itemID="{2F9F6A4D-6E54-4E3C-95B3-0FBB45CA811B}">
  <ds:schemaRefs>
    <ds:schemaRef ds:uri="http://schemas.microsoft.com/sharepoint/v3/contenttype/forms"/>
  </ds:schemaRefs>
</ds:datastoreItem>
</file>

<file path=customXml/itemProps3.xml><?xml version="1.0" encoding="utf-8"?>
<ds:datastoreItem xmlns:ds="http://schemas.openxmlformats.org/officeDocument/2006/customXml" ds:itemID="{1909BE5D-A22E-43B4-8350-D3EB5B78BD63}">
  <ds:schemaRefs>
    <ds:schemaRef ds:uri="http://schemas.microsoft.com/office/2006/metadata/properties"/>
    <ds:schemaRef ds:uri="http://schemas.microsoft.com/office/infopath/2007/PartnerControls"/>
    <ds:schemaRef ds:uri="9639be9a-ef34-4871-9dd9-191de17e968b"/>
    <ds:schemaRef ds:uri="185001e7-8b33-4a6f-99b5-e08cbb1fa864"/>
  </ds:schemaRefs>
</ds:datastoreItem>
</file>

<file path=customXml/itemProps4.xml><?xml version="1.0" encoding="utf-8"?>
<ds:datastoreItem xmlns:ds="http://schemas.openxmlformats.org/officeDocument/2006/customXml" ds:itemID="{06EC7EF6-0D34-43AF-A497-3D3501DFB0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Pages>
  <Words>593</Words>
  <Characters>3384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Agresso Implementation</vt:lpstr>
    </vt:vector>
  </TitlesOfParts>
  <Company>LGC</Company>
  <LinksUpToDate>false</LinksUpToDate>
  <CharactersWithSpaces>3970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Agresso Implementation</dc:title>
  <dc:subject/>
  <dc:creator>david.hewitt</dc:creator>
  <cp:keywords/>
  <cp:lastModifiedBy>Microsoft account</cp:lastModifiedBy>
  <cp:revision>12</cp:revision>
  <cp:lastPrinted>2015-03-03T20:07:00Z</cp:lastPrinted>
  <dcterms:created xsi:type="dcterms:W3CDTF">2022-06-21T16:06:00Z</dcterms:created>
  <dcterms:modified xsi:type="dcterms:W3CDTF">2022-06-22T12:38:00Z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0x010100CF642C41E54A7044B7F0AB4B8DF591AE</vt:lpwstr>
  </property>
  <property fmtid="{D5CDD505-2E9C-101B-9397-08002B2CF9AE}" pid="3" name="MediaServiceImageTags">
    <vt:lpwstr/>
  </property>
</Properties>
</file>